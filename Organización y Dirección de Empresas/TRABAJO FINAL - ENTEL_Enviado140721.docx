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D290D" w14:textId="1F8B04B4" w:rsidR="0041518F" w:rsidRPr="00E81883" w:rsidRDefault="008056BD" w:rsidP="00D864BF">
      <w:pPr>
        <w:spacing w:line="480" w:lineRule="auto"/>
        <w:jc w:val="center"/>
        <w:rPr>
          <w:b/>
          <w:lang w:val="es-PE"/>
        </w:rPr>
      </w:pPr>
      <w:bookmarkStart w:id="0" w:name="_Toc524950048"/>
      <w:bookmarkStart w:id="1" w:name="_Toc524957291"/>
      <w:bookmarkStart w:id="2" w:name="_Toc524957430"/>
      <w:bookmarkStart w:id="3" w:name="_Toc524957440"/>
      <w:bookmarkStart w:id="4" w:name="_Toc524957470"/>
      <w:bookmarkStart w:id="5" w:name="_Toc524957507"/>
      <w:bookmarkStart w:id="6" w:name="_Toc524957545"/>
      <w:bookmarkStart w:id="7" w:name="_Toc524958034"/>
      <w:r w:rsidRPr="00E81883">
        <w:rPr>
          <w:noProof/>
          <w:lang w:val="es-PE"/>
        </w:rPr>
        <w:drawing>
          <wp:inline distT="0" distB="0" distL="0" distR="0" wp14:anchorId="101CB68B" wp14:editId="1D8557EE">
            <wp:extent cx="942975" cy="942975"/>
            <wp:effectExtent l="0" t="0" r="0" b="0"/>
            <wp:docPr id="3" name="Imagen 1" descr="Resultado de imagen para LOGO U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para LOGO UPC"/>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42975" cy="942975"/>
                    </a:xfrm>
                    <a:prstGeom prst="rect">
                      <a:avLst/>
                    </a:prstGeom>
                    <a:noFill/>
                    <a:ln>
                      <a:noFill/>
                    </a:ln>
                  </pic:spPr>
                </pic:pic>
              </a:graphicData>
            </a:graphic>
          </wp:inline>
        </w:drawing>
      </w:r>
    </w:p>
    <w:p w14:paraId="278CD48E" w14:textId="77777777" w:rsidR="00D864BF" w:rsidRPr="00E81883" w:rsidRDefault="00D864BF" w:rsidP="00D864BF">
      <w:pPr>
        <w:spacing w:line="480" w:lineRule="auto"/>
        <w:jc w:val="center"/>
        <w:rPr>
          <w:b/>
          <w:sz w:val="28"/>
          <w:lang w:val="es-PE"/>
        </w:rPr>
      </w:pPr>
      <w:r w:rsidRPr="00E81883">
        <w:rPr>
          <w:b/>
          <w:sz w:val="28"/>
          <w:lang w:val="es-PE"/>
        </w:rPr>
        <w:t>UNIVERSIDAD PERUANA DE CIENCIAS APLICADAS</w:t>
      </w:r>
    </w:p>
    <w:p w14:paraId="374671E0" w14:textId="3081725B" w:rsidR="00D864BF" w:rsidRPr="00E81883" w:rsidRDefault="004B0E4B" w:rsidP="00D864BF">
      <w:pPr>
        <w:spacing w:line="480" w:lineRule="auto"/>
        <w:jc w:val="center"/>
        <w:rPr>
          <w:sz w:val="28"/>
          <w:lang w:val="es-PE"/>
        </w:rPr>
      </w:pPr>
      <w:r w:rsidRPr="00E81883">
        <w:rPr>
          <w:sz w:val="28"/>
          <w:lang w:val="es-PE"/>
        </w:rPr>
        <w:t>ORGANIZACIÓN Y DIRECCIÓN DE EMPRESAS</w:t>
      </w:r>
    </w:p>
    <w:p w14:paraId="1FDF2393" w14:textId="17B9C497" w:rsidR="00D864BF" w:rsidRPr="00E81883" w:rsidRDefault="002C01A6" w:rsidP="002C01A6">
      <w:pPr>
        <w:spacing w:line="480" w:lineRule="auto"/>
        <w:jc w:val="center"/>
        <w:rPr>
          <w:b/>
          <w:bCs/>
          <w:lang w:val="es-PE"/>
        </w:rPr>
      </w:pPr>
      <w:r w:rsidRPr="00E81883">
        <w:rPr>
          <w:b/>
          <w:bCs/>
          <w:sz w:val="28"/>
          <w:lang w:val="es-PE"/>
        </w:rPr>
        <w:t>D</w:t>
      </w:r>
      <w:r w:rsidR="004B0E4B" w:rsidRPr="00E81883">
        <w:rPr>
          <w:b/>
          <w:bCs/>
          <w:sz w:val="28"/>
          <w:lang w:val="es-PE"/>
        </w:rPr>
        <w:t>iagnóstico y análisis de</w:t>
      </w:r>
      <w:r w:rsidR="00526CAD" w:rsidRPr="00E81883">
        <w:rPr>
          <w:b/>
          <w:bCs/>
          <w:sz w:val="28"/>
          <w:lang w:val="es-PE"/>
        </w:rPr>
        <w:t xml:space="preserve"> la</w:t>
      </w:r>
      <w:r w:rsidRPr="00E81883">
        <w:rPr>
          <w:b/>
          <w:bCs/>
          <w:sz w:val="28"/>
          <w:lang w:val="es-PE"/>
        </w:rPr>
        <w:t xml:space="preserve"> planeación estratégica </w:t>
      </w:r>
      <w:r w:rsidR="00696924" w:rsidRPr="00E81883">
        <w:rPr>
          <w:b/>
          <w:bCs/>
          <w:sz w:val="28"/>
          <w:lang w:val="es-PE"/>
        </w:rPr>
        <w:t>en</w:t>
      </w:r>
      <w:r w:rsidR="004B0E4B" w:rsidRPr="00E81883">
        <w:rPr>
          <w:b/>
          <w:bCs/>
          <w:sz w:val="28"/>
          <w:lang w:val="es-PE"/>
        </w:rPr>
        <w:t xml:space="preserve"> </w:t>
      </w:r>
      <w:r w:rsidRPr="00E81883">
        <w:rPr>
          <w:b/>
          <w:bCs/>
          <w:sz w:val="28"/>
          <w:lang w:val="es-PE"/>
        </w:rPr>
        <w:t xml:space="preserve">Entel </w:t>
      </w:r>
    </w:p>
    <w:p w14:paraId="53B7B23B" w14:textId="77777777" w:rsidR="00346E34" w:rsidRPr="00E81883" w:rsidRDefault="00346E34" w:rsidP="00D864BF">
      <w:pPr>
        <w:spacing w:line="480" w:lineRule="auto"/>
        <w:jc w:val="center"/>
        <w:rPr>
          <w:b/>
          <w:lang w:val="es-PE"/>
        </w:rPr>
      </w:pPr>
    </w:p>
    <w:p w14:paraId="4E648A01" w14:textId="758D95C6" w:rsidR="00D864BF" w:rsidRPr="00E81883" w:rsidRDefault="00B52C96" w:rsidP="00D864BF">
      <w:pPr>
        <w:spacing w:line="480" w:lineRule="auto"/>
        <w:jc w:val="center"/>
        <w:rPr>
          <w:b/>
          <w:lang w:val="es-PE"/>
        </w:rPr>
      </w:pPr>
      <w:r w:rsidRPr="00E81883">
        <w:rPr>
          <w:b/>
          <w:lang w:val="es-PE"/>
        </w:rPr>
        <w:t>A</w:t>
      </w:r>
      <w:r w:rsidR="00193D45" w:rsidRPr="00E81883">
        <w:rPr>
          <w:b/>
          <w:lang w:val="es-PE"/>
        </w:rPr>
        <w:t>LUMNOS</w:t>
      </w:r>
    </w:p>
    <w:p w14:paraId="020F2CC5" w14:textId="2A0C4444" w:rsidR="00D864BF" w:rsidRPr="00E81883" w:rsidRDefault="00346E34" w:rsidP="00D864BF">
      <w:pPr>
        <w:spacing w:line="480" w:lineRule="auto"/>
        <w:jc w:val="center"/>
        <w:rPr>
          <w:lang w:val="es-PE"/>
        </w:rPr>
      </w:pPr>
      <w:r w:rsidRPr="00E81883">
        <w:rPr>
          <w:lang w:val="es-PE"/>
        </w:rPr>
        <w:t>Mantilla Lobatón</w:t>
      </w:r>
      <w:r w:rsidR="00D864BF" w:rsidRPr="00E81883">
        <w:rPr>
          <w:lang w:val="es-PE"/>
        </w:rPr>
        <w:t xml:space="preserve">, </w:t>
      </w:r>
      <w:proofErr w:type="spellStart"/>
      <w:r w:rsidRPr="00E81883">
        <w:rPr>
          <w:lang w:val="es-PE"/>
        </w:rPr>
        <w:t>Lyn</w:t>
      </w:r>
      <w:proofErr w:type="spellEnd"/>
      <w:r w:rsidRPr="00E81883">
        <w:rPr>
          <w:lang w:val="es-PE"/>
        </w:rPr>
        <w:t xml:space="preserve"> Harold Grimaldo</w:t>
      </w:r>
      <w:r w:rsidR="00D864BF" w:rsidRPr="00E81883">
        <w:rPr>
          <w:lang w:val="es-PE"/>
        </w:rPr>
        <w:t xml:space="preserve"> </w:t>
      </w:r>
    </w:p>
    <w:p w14:paraId="1B354455" w14:textId="74E23DCB" w:rsidR="00D864BF" w:rsidRPr="00E81883" w:rsidRDefault="00346E34" w:rsidP="00D864BF">
      <w:pPr>
        <w:spacing w:line="480" w:lineRule="auto"/>
        <w:jc w:val="center"/>
        <w:rPr>
          <w:lang w:val="es-PE"/>
        </w:rPr>
      </w:pPr>
      <w:proofErr w:type="spellStart"/>
      <w:r w:rsidRPr="00E81883">
        <w:rPr>
          <w:lang w:val="es-PE"/>
        </w:rPr>
        <w:t>Marchino</w:t>
      </w:r>
      <w:proofErr w:type="spellEnd"/>
      <w:r w:rsidRPr="00E81883">
        <w:rPr>
          <w:lang w:val="es-PE"/>
        </w:rPr>
        <w:t xml:space="preserve"> Tordoya</w:t>
      </w:r>
      <w:r w:rsidR="00D864BF" w:rsidRPr="00E81883">
        <w:rPr>
          <w:lang w:val="es-PE"/>
        </w:rPr>
        <w:t xml:space="preserve">, </w:t>
      </w:r>
      <w:proofErr w:type="spellStart"/>
      <w:r w:rsidRPr="00E81883">
        <w:rPr>
          <w:lang w:val="es-PE"/>
        </w:rPr>
        <w:t>Angelo</w:t>
      </w:r>
      <w:proofErr w:type="spellEnd"/>
      <w:r w:rsidRPr="00E81883">
        <w:rPr>
          <w:lang w:val="es-PE"/>
        </w:rPr>
        <w:t xml:space="preserve"> Alberto</w:t>
      </w:r>
    </w:p>
    <w:p w14:paraId="26697C00" w14:textId="0CB156C8" w:rsidR="00346E34" w:rsidRPr="00E81883" w:rsidRDefault="00346E34" w:rsidP="00D864BF">
      <w:pPr>
        <w:spacing w:line="480" w:lineRule="auto"/>
        <w:jc w:val="center"/>
        <w:rPr>
          <w:lang w:val="es-PE"/>
        </w:rPr>
      </w:pPr>
      <w:proofErr w:type="spellStart"/>
      <w:r w:rsidRPr="00E81883">
        <w:rPr>
          <w:lang w:val="es-PE"/>
        </w:rPr>
        <w:t>Marin</w:t>
      </w:r>
      <w:proofErr w:type="spellEnd"/>
      <w:r w:rsidRPr="00E81883">
        <w:rPr>
          <w:lang w:val="es-PE"/>
        </w:rPr>
        <w:t xml:space="preserve"> Toribio, Jonathan Junior</w:t>
      </w:r>
    </w:p>
    <w:p w14:paraId="4588DD69" w14:textId="3F83B910" w:rsidR="00346E34" w:rsidRPr="00E81883" w:rsidRDefault="00346E34" w:rsidP="00D864BF">
      <w:pPr>
        <w:spacing w:line="480" w:lineRule="auto"/>
        <w:jc w:val="center"/>
        <w:rPr>
          <w:lang w:val="es-PE"/>
        </w:rPr>
      </w:pPr>
      <w:r w:rsidRPr="00E81883">
        <w:rPr>
          <w:lang w:val="es-PE"/>
        </w:rPr>
        <w:t>Medrano Guerra, Carlos Alberto</w:t>
      </w:r>
    </w:p>
    <w:p w14:paraId="3B5F8237" w14:textId="62D20444" w:rsidR="00346E34" w:rsidRPr="00E81883" w:rsidRDefault="00346E34" w:rsidP="00D864BF">
      <w:pPr>
        <w:spacing w:line="480" w:lineRule="auto"/>
        <w:jc w:val="center"/>
        <w:rPr>
          <w:lang w:val="es-PE"/>
        </w:rPr>
      </w:pPr>
      <w:r w:rsidRPr="00E81883">
        <w:rPr>
          <w:lang w:val="es-PE"/>
        </w:rPr>
        <w:t>Mendoza Ibarra, Cindy</w:t>
      </w:r>
    </w:p>
    <w:p w14:paraId="2DFA9672" w14:textId="588FB2CE" w:rsidR="00346E34" w:rsidRPr="00E81883" w:rsidRDefault="00346E34" w:rsidP="00D864BF">
      <w:pPr>
        <w:spacing w:line="480" w:lineRule="auto"/>
        <w:jc w:val="center"/>
        <w:rPr>
          <w:lang w:val="es-PE"/>
        </w:rPr>
      </w:pPr>
      <w:r w:rsidRPr="00E81883">
        <w:rPr>
          <w:lang w:val="es-PE"/>
        </w:rPr>
        <w:t>Molina Montoya, Joel</w:t>
      </w:r>
    </w:p>
    <w:p w14:paraId="74254329" w14:textId="6FD470F3" w:rsidR="00AB2E8B" w:rsidRDefault="00AB2E8B" w:rsidP="00D864BF">
      <w:pPr>
        <w:spacing w:line="480" w:lineRule="auto"/>
        <w:jc w:val="center"/>
        <w:rPr>
          <w:lang w:val="es-PE"/>
        </w:rPr>
      </w:pPr>
    </w:p>
    <w:p w14:paraId="43FE09FF" w14:textId="77777777" w:rsidR="00A8590E" w:rsidRPr="00E81883" w:rsidRDefault="00A8590E" w:rsidP="00D864BF">
      <w:pPr>
        <w:spacing w:line="480" w:lineRule="auto"/>
        <w:jc w:val="center"/>
        <w:rPr>
          <w:b/>
          <w:lang w:val="es-PE"/>
        </w:rPr>
      </w:pPr>
    </w:p>
    <w:p w14:paraId="2515CA36" w14:textId="6F20D0F8" w:rsidR="00D864BF" w:rsidRPr="00E81883" w:rsidRDefault="00193D45" w:rsidP="00D864BF">
      <w:pPr>
        <w:spacing w:line="480" w:lineRule="auto"/>
        <w:jc w:val="center"/>
        <w:rPr>
          <w:b/>
          <w:lang w:val="es-PE"/>
        </w:rPr>
      </w:pPr>
      <w:r w:rsidRPr="00E81883">
        <w:rPr>
          <w:b/>
          <w:lang w:val="es-PE"/>
        </w:rPr>
        <w:t>PROFESOR</w:t>
      </w:r>
    </w:p>
    <w:p w14:paraId="4FFB3E7A" w14:textId="3BBF1929" w:rsidR="00D864BF" w:rsidRPr="00E81883" w:rsidRDefault="00F27D4C" w:rsidP="00D864BF">
      <w:pPr>
        <w:spacing w:line="480" w:lineRule="auto"/>
        <w:jc w:val="center"/>
        <w:rPr>
          <w:lang w:val="es-PE"/>
        </w:rPr>
      </w:pPr>
      <w:proofErr w:type="spellStart"/>
      <w:r w:rsidRPr="00E81883">
        <w:rPr>
          <w:lang w:val="es-PE"/>
        </w:rPr>
        <w:t>Bibolotti</w:t>
      </w:r>
      <w:proofErr w:type="spellEnd"/>
      <w:r w:rsidRPr="00E81883">
        <w:rPr>
          <w:lang w:val="es-PE"/>
        </w:rPr>
        <w:t xml:space="preserve"> Ayestas</w:t>
      </w:r>
      <w:r w:rsidR="00D864BF" w:rsidRPr="00E81883">
        <w:rPr>
          <w:lang w:val="es-PE"/>
        </w:rPr>
        <w:t xml:space="preserve">, </w:t>
      </w:r>
      <w:proofErr w:type="spellStart"/>
      <w:r w:rsidR="00193D45" w:rsidRPr="00E81883">
        <w:rPr>
          <w:lang w:val="es-PE"/>
        </w:rPr>
        <w:t>Angelo</w:t>
      </w:r>
      <w:proofErr w:type="spellEnd"/>
      <w:r w:rsidR="00193D45" w:rsidRPr="00E81883">
        <w:rPr>
          <w:lang w:val="es-PE"/>
        </w:rPr>
        <w:t xml:space="preserve"> Alejandro</w:t>
      </w:r>
    </w:p>
    <w:p w14:paraId="5BE3729C" w14:textId="577795A6" w:rsidR="006A26EA" w:rsidRPr="00E81883" w:rsidRDefault="007F2D6D" w:rsidP="006A26EA">
      <w:pPr>
        <w:spacing w:line="480" w:lineRule="auto"/>
        <w:jc w:val="center"/>
        <w:rPr>
          <w:b/>
          <w:lang w:val="es-PE"/>
        </w:rPr>
      </w:pPr>
      <w:r w:rsidRPr="00E81883">
        <w:rPr>
          <w:b/>
          <w:lang w:val="es-PE"/>
        </w:rPr>
        <w:t xml:space="preserve">Lima, </w:t>
      </w:r>
      <w:r w:rsidR="00193D45" w:rsidRPr="00E81883">
        <w:rPr>
          <w:b/>
          <w:lang w:val="es-PE"/>
        </w:rPr>
        <w:t xml:space="preserve">01 de </w:t>
      </w:r>
      <w:r w:rsidR="00E81883" w:rsidRPr="00E81883">
        <w:rPr>
          <w:b/>
          <w:lang w:val="es-PE"/>
        </w:rPr>
        <w:t>junio</w:t>
      </w:r>
      <w:r w:rsidR="00193D45" w:rsidRPr="00E81883">
        <w:rPr>
          <w:b/>
          <w:lang w:val="es-PE"/>
        </w:rPr>
        <w:t xml:space="preserve"> del 2021</w:t>
      </w:r>
    </w:p>
    <w:p w14:paraId="32C50F4A" w14:textId="3B162703" w:rsidR="00D864BF" w:rsidRPr="00E81883" w:rsidRDefault="00346E34" w:rsidP="006A26EA">
      <w:pPr>
        <w:spacing w:line="480" w:lineRule="auto"/>
        <w:jc w:val="center"/>
        <w:rPr>
          <w:i/>
          <w:lang w:val="es-PE"/>
        </w:rPr>
      </w:pPr>
      <w:r w:rsidRPr="00E81883">
        <w:rPr>
          <w:szCs w:val="24"/>
          <w:lang w:val="es-PE"/>
        </w:rPr>
        <w:lastRenderedPageBreak/>
        <w:t>INTRODUCCION</w:t>
      </w:r>
    </w:p>
    <w:p w14:paraId="4CE86838" w14:textId="77777777" w:rsidR="00D864BF" w:rsidRPr="00E81883" w:rsidRDefault="00D864BF" w:rsidP="00D864BF">
      <w:pPr>
        <w:jc w:val="center"/>
        <w:rPr>
          <w:lang w:val="es-PE"/>
        </w:rPr>
      </w:pPr>
    </w:p>
    <w:p w14:paraId="178757F6" w14:textId="13310B72" w:rsidR="00E36F55" w:rsidRPr="00E81883" w:rsidRDefault="00403703" w:rsidP="00403703">
      <w:pPr>
        <w:rPr>
          <w:lang w:val="es-PE"/>
        </w:rPr>
      </w:pPr>
      <w:r w:rsidRPr="00E81883">
        <w:rPr>
          <w:lang w:val="es-PE"/>
        </w:rPr>
        <w:t>El presente documento se refiere al</w:t>
      </w:r>
      <w:r w:rsidR="007A2225" w:rsidRPr="00E81883">
        <w:rPr>
          <w:lang w:val="es-PE"/>
        </w:rPr>
        <w:t xml:space="preserve"> </w:t>
      </w:r>
      <w:r w:rsidR="002D2B34" w:rsidRPr="00E81883">
        <w:rPr>
          <w:lang w:val="es-PE"/>
        </w:rPr>
        <w:t>análisis del</w:t>
      </w:r>
      <w:r w:rsidR="007A2225" w:rsidRPr="00E81883">
        <w:rPr>
          <w:lang w:val="es-PE"/>
        </w:rPr>
        <w:t xml:space="preserve"> entorno</w:t>
      </w:r>
      <w:r w:rsidR="002D01EF" w:rsidRPr="00E81883">
        <w:rPr>
          <w:lang w:val="es-PE"/>
        </w:rPr>
        <w:t xml:space="preserve"> </w:t>
      </w:r>
      <w:r w:rsidR="00E36F55" w:rsidRPr="00E81883">
        <w:rPr>
          <w:lang w:val="es-PE"/>
        </w:rPr>
        <w:t xml:space="preserve">en la empresa </w:t>
      </w:r>
      <w:r w:rsidR="00073B7E" w:rsidRPr="00E81883">
        <w:rPr>
          <w:lang w:val="es-PE"/>
        </w:rPr>
        <w:t>Entel, a</w:t>
      </w:r>
      <w:r w:rsidR="002D01EF" w:rsidRPr="00E81883">
        <w:rPr>
          <w:lang w:val="es-PE"/>
        </w:rPr>
        <w:t xml:space="preserve"> través de la matriz FODA</w:t>
      </w:r>
      <w:r w:rsidR="00073B7E" w:rsidRPr="00E81883">
        <w:rPr>
          <w:lang w:val="es-PE"/>
        </w:rPr>
        <w:t>,</w:t>
      </w:r>
      <w:r w:rsidR="00E36F55" w:rsidRPr="00E81883">
        <w:rPr>
          <w:lang w:val="es-PE"/>
        </w:rPr>
        <w:t xml:space="preserve"> identificando </w:t>
      </w:r>
      <w:r w:rsidR="00C32B82" w:rsidRPr="00E81883">
        <w:rPr>
          <w:lang w:val="es-PE"/>
        </w:rPr>
        <w:t>los puntos de mejora</w:t>
      </w:r>
      <w:r w:rsidR="00B114E1" w:rsidRPr="00E81883">
        <w:rPr>
          <w:lang w:val="es-PE"/>
        </w:rPr>
        <w:t xml:space="preserve"> y realizando un </w:t>
      </w:r>
      <w:r w:rsidR="00DB7101" w:rsidRPr="00E81883">
        <w:rPr>
          <w:lang w:val="es-PE"/>
        </w:rPr>
        <w:t>diagnóstico</w:t>
      </w:r>
      <w:r w:rsidR="00B114E1" w:rsidRPr="00E81883">
        <w:rPr>
          <w:lang w:val="es-PE"/>
        </w:rPr>
        <w:t xml:space="preserve"> </w:t>
      </w:r>
      <w:r w:rsidR="00DB7101" w:rsidRPr="00E81883">
        <w:rPr>
          <w:lang w:val="es-PE"/>
        </w:rPr>
        <w:t>sobre la estrategia</w:t>
      </w:r>
      <w:r w:rsidR="00E36F55" w:rsidRPr="00E81883">
        <w:rPr>
          <w:lang w:val="es-PE"/>
        </w:rPr>
        <w:t xml:space="preserve"> de</w:t>
      </w:r>
      <w:r w:rsidR="00073B7E" w:rsidRPr="00E81883">
        <w:rPr>
          <w:lang w:val="es-PE"/>
        </w:rPr>
        <w:t>l</w:t>
      </w:r>
      <w:r w:rsidR="00E36F55" w:rsidRPr="00E81883">
        <w:rPr>
          <w:lang w:val="es-PE"/>
        </w:rPr>
        <w:t xml:space="preserve"> negocio</w:t>
      </w:r>
      <w:r w:rsidR="005D71D5" w:rsidRPr="00E81883">
        <w:rPr>
          <w:lang w:val="es-PE"/>
        </w:rPr>
        <w:t>.</w:t>
      </w:r>
      <w:r w:rsidR="00B114E1" w:rsidRPr="00E81883">
        <w:rPr>
          <w:lang w:val="es-PE"/>
        </w:rPr>
        <w:t xml:space="preserve"> </w:t>
      </w:r>
      <w:r w:rsidR="005D71D5" w:rsidRPr="00E81883">
        <w:rPr>
          <w:lang w:val="es-PE"/>
        </w:rPr>
        <w:t>P</w:t>
      </w:r>
      <w:r w:rsidR="00605CBF" w:rsidRPr="00E81883">
        <w:rPr>
          <w:lang w:val="es-PE"/>
        </w:rPr>
        <w:t>ara</w:t>
      </w:r>
      <w:r w:rsidR="00E36F55" w:rsidRPr="00E81883">
        <w:rPr>
          <w:lang w:val="es-PE"/>
        </w:rPr>
        <w:t xml:space="preserve"> ello reali</w:t>
      </w:r>
      <w:r w:rsidR="00C32B82" w:rsidRPr="00E81883">
        <w:rPr>
          <w:lang w:val="es-PE"/>
        </w:rPr>
        <w:t>z</w:t>
      </w:r>
      <w:r w:rsidR="00B114E1" w:rsidRPr="00E81883">
        <w:rPr>
          <w:lang w:val="es-PE"/>
        </w:rPr>
        <w:t>a</w:t>
      </w:r>
      <w:r w:rsidR="00605CBF" w:rsidRPr="00E81883">
        <w:rPr>
          <w:lang w:val="es-PE"/>
        </w:rPr>
        <w:t>remos</w:t>
      </w:r>
      <w:r w:rsidR="00B114E1" w:rsidRPr="00E81883">
        <w:rPr>
          <w:lang w:val="es-PE"/>
        </w:rPr>
        <w:t xml:space="preserve"> </w:t>
      </w:r>
      <w:r w:rsidR="00E36F55" w:rsidRPr="00E81883">
        <w:rPr>
          <w:lang w:val="es-PE"/>
        </w:rPr>
        <w:t>un</w:t>
      </w:r>
      <w:r w:rsidR="002D2B34" w:rsidRPr="00E81883">
        <w:rPr>
          <w:lang w:val="es-PE"/>
        </w:rPr>
        <w:t xml:space="preserve"> </w:t>
      </w:r>
      <w:r w:rsidR="00E81883" w:rsidRPr="00E81883">
        <w:rPr>
          <w:lang w:val="es-PE"/>
        </w:rPr>
        <w:t>análisis</w:t>
      </w:r>
      <w:r w:rsidR="00E36F55" w:rsidRPr="00E81883">
        <w:rPr>
          <w:lang w:val="es-PE"/>
        </w:rPr>
        <w:t xml:space="preserve"> desde </w:t>
      </w:r>
      <w:r w:rsidR="002D2B34" w:rsidRPr="00E81883">
        <w:rPr>
          <w:lang w:val="es-PE"/>
        </w:rPr>
        <w:t>lo</w:t>
      </w:r>
      <w:r w:rsidR="00E36F55" w:rsidRPr="00E81883">
        <w:rPr>
          <w:lang w:val="es-PE"/>
        </w:rPr>
        <w:t xml:space="preserve"> externo </w:t>
      </w:r>
      <w:r w:rsidR="002D2B34" w:rsidRPr="00E81883">
        <w:rPr>
          <w:lang w:val="es-PE"/>
        </w:rPr>
        <w:t>hasta lo</w:t>
      </w:r>
      <w:r w:rsidR="00E36F55" w:rsidRPr="00E81883">
        <w:rPr>
          <w:lang w:val="es-PE"/>
        </w:rPr>
        <w:t xml:space="preserve"> interno</w:t>
      </w:r>
      <w:r w:rsidR="00073B7E" w:rsidRPr="00E81883">
        <w:rPr>
          <w:lang w:val="es-PE"/>
        </w:rPr>
        <w:t>,</w:t>
      </w:r>
      <w:r w:rsidR="002D2B34" w:rsidRPr="00E81883">
        <w:rPr>
          <w:lang w:val="es-PE"/>
        </w:rPr>
        <w:t xml:space="preserve"> basados en los procesos de la cadena de valor</w:t>
      </w:r>
      <w:r w:rsidR="00BA71ED" w:rsidRPr="00E81883">
        <w:rPr>
          <w:lang w:val="es-PE"/>
        </w:rPr>
        <w:t>, a</w:t>
      </w:r>
      <w:r w:rsidR="005D71D5" w:rsidRPr="00E81883">
        <w:rPr>
          <w:lang w:val="es-PE"/>
        </w:rPr>
        <w:t xml:space="preserve">demás analizamos </w:t>
      </w:r>
      <w:r w:rsidR="00C74640" w:rsidRPr="00E81883">
        <w:rPr>
          <w:lang w:val="es-PE"/>
        </w:rPr>
        <w:t>las fuerzas competitivas en el entorno de la industria</w:t>
      </w:r>
      <w:r w:rsidR="005D71D5" w:rsidRPr="00E81883">
        <w:rPr>
          <w:lang w:val="es-PE"/>
        </w:rPr>
        <w:t xml:space="preserve"> de telecomunicaciones</w:t>
      </w:r>
      <w:r w:rsidR="00C74640" w:rsidRPr="00E81883">
        <w:rPr>
          <w:lang w:val="es-PE"/>
        </w:rPr>
        <w:t xml:space="preserve"> para identificar las amenazas y las oportunidades </w:t>
      </w:r>
      <w:r w:rsidR="005D71D5" w:rsidRPr="00E81883">
        <w:rPr>
          <w:lang w:val="es-PE"/>
        </w:rPr>
        <w:t xml:space="preserve">de la </w:t>
      </w:r>
      <w:r w:rsidR="00E81883" w:rsidRPr="00E81883">
        <w:rPr>
          <w:lang w:val="es-PE"/>
        </w:rPr>
        <w:t>compañía</w:t>
      </w:r>
      <w:r w:rsidR="005D71D5" w:rsidRPr="00E81883">
        <w:rPr>
          <w:lang w:val="es-PE"/>
        </w:rPr>
        <w:t>,</w:t>
      </w:r>
      <w:r w:rsidR="00BA71ED" w:rsidRPr="00E81883">
        <w:rPr>
          <w:lang w:val="es-PE"/>
        </w:rPr>
        <w:t xml:space="preserve"> de igual forma, </w:t>
      </w:r>
      <w:r w:rsidR="00C74640" w:rsidRPr="00E81883">
        <w:rPr>
          <w:lang w:val="es-PE"/>
        </w:rPr>
        <w:t>las ventajas competitivas que tiene la empresa a través de sus diversos procesos.</w:t>
      </w:r>
    </w:p>
    <w:p w14:paraId="651EA184" w14:textId="1824C52B" w:rsidR="00E61CDD" w:rsidRPr="00E81883" w:rsidRDefault="005B1D36" w:rsidP="008C0078">
      <w:pPr>
        <w:rPr>
          <w:b/>
          <w:bCs/>
          <w:lang w:val="es-PE"/>
        </w:rPr>
      </w:pPr>
      <w:r w:rsidRPr="00E81883">
        <w:rPr>
          <w:lang w:val="es-PE"/>
        </w:rPr>
        <w:t xml:space="preserve">Entel S.A. es una empresa de telecomunicaciones fundada en Chile, con presencia en </w:t>
      </w:r>
      <w:r w:rsidR="008C0078" w:rsidRPr="00E81883">
        <w:rPr>
          <w:lang w:val="es-PE"/>
        </w:rPr>
        <w:t xml:space="preserve">Perú que brinda </w:t>
      </w:r>
      <w:r w:rsidRPr="00E81883">
        <w:rPr>
          <w:lang w:val="es-PE"/>
        </w:rPr>
        <w:t xml:space="preserve">servicios de tecnologías de la información, telefonía celular y fija, entre otros. </w:t>
      </w:r>
      <w:r w:rsidR="00CD0FB0" w:rsidRPr="00E81883">
        <w:rPr>
          <w:lang w:val="es-PE"/>
        </w:rPr>
        <w:t xml:space="preserve">La compañía </w:t>
      </w:r>
      <w:r w:rsidR="00313A2B" w:rsidRPr="00E81883">
        <w:rPr>
          <w:lang w:val="es-PE"/>
        </w:rPr>
        <w:t xml:space="preserve">tiene la </w:t>
      </w:r>
      <w:r w:rsidR="000222E0" w:rsidRPr="00E81883">
        <w:rPr>
          <w:lang w:val="es-PE"/>
        </w:rPr>
        <w:t>fi</w:t>
      </w:r>
      <w:r w:rsidR="00313A2B" w:rsidRPr="00E81883">
        <w:rPr>
          <w:lang w:val="es-PE"/>
        </w:rPr>
        <w:softHyphen/>
        <w:t>gura legal de una sociedad anónima</w:t>
      </w:r>
      <w:r w:rsidR="000222E0" w:rsidRPr="00E81883">
        <w:rPr>
          <w:lang w:val="es-PE"/>
        </w:rPr>
        <w:t xml:space="preserve"> </w:t>
      </w:r>
      <w:r w:rsidR="008C0078" w:rsidRPr="00E81883">
        <w:rPr>
          <w:lang w:val="es-PE"/>
        </w:rPr>
        <w:t xml:space="preserve">por lo que </w:t>
      </w:r>
      <w:r w:rsidR="000222E0" w:rsidRPr="00E81883">
        <w:rPr>
          <w:lang w:val="es-PE"/>
        </w:rPr>
        <w:t>los accionistas son Empresa Nacional de Telecomunicaciones</w:t>
      </w:r>
      <w:r w:rsidR="008C0078" w:rsidRPr="00E81883">
        <w:rPr>
          <w:lang w:val="es-PE"/>
        </w:rPr>
        <w:t xml:space="preserve"> </w:t>
      </w:r>
      <w:r w:rsidR="000222E0" w:rsidRPr="00E81883">
        <w:rPr>
          <w:lang w:val="es-PE"/>
        </w:rPr>
        <w:t>S.A</w:t>
      </w:r>
      <w:r w:rsidR="008C0078" w:rsidRPr="00E81883">
        <w:rPr>
          <w:lang w:val="es-PE"/>
        </w:rPr>
        <w:t xml:space="preserve">, Entel Internacional </w:t>
      </w:r>
      <w:proofErr w:type="spellStart"/>
      <w:r w:rsidR="008C0078" w:rsidRPr="00E81883">
        <w:rPr>
          <w:lang w:val="es-PE"/>
        </w:rPr>
        <w:t>SpA</w:t>
      </w:r>
      <w:proofErr w:type="spellEnd"/>
      <w:r w:rsidR="008C0078" w:rsidRPr="00E81883">
        <w:rPr>
          <w:lang w:val="es-PE"/>
        </w:rPr>
        <w:t xml:space="preserve"> Telecomunicaciones</w:t>
      </w:r>
      <w:r w:rsidR="006E305A" w:rsidRPr="00E81883">
        <w:rPr>
          <w:lang w:val="es-PE"/>
        </w:rPr>
        <w:t xml:space="preserve"> S.A</w:t>
      </w:r>
      <w:r w:rsidR="00CD0FB0" w:rsidRPr="00E81883">
        <w:rPr>
          <w:lang w:val="es-PE"/>
        </w:rPr>
        <w:t xml:space="preserve"> </w:t>
      </w:r>
      <w:r w:rsidR="000222E0" w:rsidRPr="00E81883">
        <w:rPr>
          <w:lang w:val="es-PE"/>
        </w:rPr>
        <w:t>y Entel Inversiones</w:t>
      </w:r>
      <w:r w:rsidR="006E305A" w:rsidRPr="00E81883">
        <w:rPr>
          <w:lang w:val="es-PE"/>
        </w:rPr>
        <w:t>.</w:t>
      </w:r>
      <w:r w:rsidR="006E305A" w:rsidRPr="00E81883">
        <w:rPr>
          <w:b/>
          <w:bCs/>
          <w:lang w:val="es-PE"/>
        </w:rPr>
        <w:t xml:space="preserve"> </w:t>
      </w:r>
      <w:r w:rsidR="00E81883" w:rsidRPr="00E81883">
        <w:rPr>
          <w:lang w:val="es-PE"/>
        </w:rPr>
        <w:t>Asimismo,</w:t>
      </w:r>
      <w:r w:rsidR="006E305A" w:rsidRPr="00E81883">
        <w:rPr>
          <w:lang w:val="es-PE"/>
        </w:rPr>
        <w:t xml:space="preserve"> en el </w:t>
      </w:r>
      <w:r w:rsidR="000222E0" w:rsidRPr="00E81883">
        <w:rPr>
          <w:lang w:val="es-PE"/>
        </w:rPr>
        <w:t>2019</w:t>
      </w:r>
      <w:r w:rsidR="00CD0FB0" w:rsidRPr="00E81883">
        <w:rPr>
          <w:lang w:val="es-PE"/>
        </w:rPr>
        <w:t xml:space="preserve"> se </w:t>
      </w:r>
      <w:r w:rsidR="000222E0" w:rsidRPr="00E81883">
        <w:rPr>
          <w:lang w:val="es-PE"/>
        </w:rPr>
        <w:t>uni</w:t>
      </w:r>
      <w:r w:rsidR="00CD0FB0" w:rsidRPr="00E81883">
        <w:rPr>
          <w:lang w:val="es-PE"/>
        </w:rPr>
        <w:t>eron</w:t>
      </w:r>
      <w:r w:rsidR="000222E0" w:rsidRPr="00E81883">
        <w:rPr>
          <w:lang w:val="es-PE"/>
        </w:rPr>
        <w:t xml:space="preserve"> con Americatel </w:t>
      </w:r>
      <w:r w:rsidR="00CD0FB0" w:rsidRPr="00E81883">
        <w:rPr>
          <w:lang w:val="es-PE"/>
        </w:rPr>
        <w:t>para formar</w:t>
      </w:r>
      <w:r w:rsidR="000222E0" w:rsidRPr="00E81883">
        <w:rPr>
          <w:lang w:val="es-PE"/>
        </w:rPr>
        <w:t xml:space="preserve"> “Entel Empresas”</w:t>
      </w:r>
      <w:r w:rsidR="00AD0579" w:rsidRPr="00E81883">
        <w:rPr>
          <w:lang w:val="es-PE"/>
        </w:rPr>
        <w:t xml:space="preserve"> </w:t>
      </w:r>
      <w:r w:rsidR="006E305A" w:rsidRPr="00E81883">
        <w:rPr>
          <w:lang w:val="es-PE"/>
        </w:rPr>
        <w:t>y</w:t>
      </w:r>
      <w:r w:rsidR="00AD0579" w:rsidRPr="00E81883">
        <w:rPr>
          <w:lang w:val="es-PE"/>
        </w:rPr>
        <w:t xml:space="preserve"> </w:t>
      </w:r>
      <w:r w:rsidR="000222E0" w:rsidRPr="00E81883">
        <w:rPr>
          <w:lang w:val="es-PE"/>
        </w:rPr>
        <w:t>reforza</w:t>
      </w:r>
      <w:r w:rsidR="00AD0579" w:rsidRPr="00E81883">
        <w:rPr>
          <w:lang w:val="es-PE"/>
        </w:rPr>
        <w:t>r</w:t>
      </w:r>
      <w:r w:rsidR="000222E0" w:rsidRPr="00E81883">
        <w:rPr>
          <w:lang w:val="es-PE"/>
        </w:rPr>
        <w:t xml:space="preserve"> la oferta de servicios de voz, datos, internet y soluciones TI. </w:t>
      </w:r>
      <w:r w:rsidR="006E305A" w:rsidRPr="00E81883">
        <w:rPr>
          <w:lang w:val="es-PE"/>
        </w:rPr>
        <w:t>Por lo que e</w:t>
      </w:r>
      <w:r w:rsidR="00AD0579" w:rsidRPr="00E81883">
        <w:rPr>
          <w:lang w:val="es-PE"/>
        </w:rPr>
        <w:t xml:space="preserve">l resultado económico anual al cierre de </w:t>
      </w:r>
      <w:r w:rsidR="00E81883" w:rsidRPr="00E81883">
        <w:rPr>
          <w:lang w:val="es-PE"/>
        </w:rPr>
        <w:t>2019 pasó</w:t>
      </w:r>
      <w:r w:rsidR="00AD0579" w:rsidRPr="00E81883">
        <w:rPr>
          <w:lang w:val="es-PE"/>
        </w:rPr>
        <w:t xml:space="preserve"> de representar el 9,4 % en 2014, al 25,1 % en 2018 y al 30,4 % en 2019</w:t>
      </w:r>
      <w:r w:rsidR="006E305A" w:rsidRPr="00E81883">
        <w:rPr>
          <w:lang w:val="es-PE"/>
        </w:rPr>
        <w:t>.</w:t>
      </w:r>
    </w:p>
    <w:p w14:paraId="68D3965F" w14:textId="260EF455" w:rsidR="00C516F9" w:rsidRPr="00E81883" w:rsidRDefault="00C516F9" w:rsidP="00C516F9">
      <w:pPr>
        <w:rPr>
          <w:lang w:val="es-PE"/>
        </w:rPr>
      </w:pPr>
      <w:r w:rsidRPr="00E81883">
        <w:rPr>
          <w:lang w:val="es-PE"/>
        </w:rPr>
        <w:t xml:space="preserve">Desde su lanzamiento en octubre de 2014 hasta diciembre de 2018, se ha posicionado como el operador líder de portabilidad, según cifras oficiales de Osiptel. En la actualidad, cuenta con más de 7 millones de suscriptores en telefonía móvil. Entel Perú ostenta el Primer Lugar en Mejor Experiencia de Cliente en Iberoamérica por </w:t>
      </w:r>
      <w:proofErr w:type="spellStart"/>
      <w:r w:rsidRPr="00E81883">
        <w:rPr>
          <w:lang w:val="es-PE"/>
        </w:rPr>
        <w:t>Best</w:t>
      </w:r>
      <w:proofErr w:type="spellEnd"/>
      <w:r w:rsidRPr="00E81883">
        <w:rPr>
          <w:lang w:val="es-PE"/>
        </w:rPr>
        <w:t xml:space="preserve"> </w:t>
      </w:r>
      <w:proofErr w:type="spellStart"/>
      <w:r w:rsidRPr="00E81883">
        <w:rPr>
          <w:lang w:val="es-PE"/>
        </w:rPr>
        <w:t>Customer</w:t>
      </w:r>
      <w:proofErr w:type="spellEnd"/>
      <w:r w:rsidRPr="00E81883">
        <w:rPr>
          <w:lang w:val="es-PE"/>
        </w:rPr>
        <w:t xml:space="preserve"> </w:t>
      </w:r>
      <w:proofErr w:type="spellStart"/>
      <w:r w:rsidRPr="00E81883">
        <w:rPr>
          <w:lang w:val="es-PE"/>
        </w:rPr>
        <w:t>Experience</w:t>
      </w:r>
      <w:proofErr w:type="spellEnd"/>
      <w:r w:rsidRPr="00E81883">
        <w:rPr>
          <w:lang w:val="es-PE"/>
        </w:rPr>
        <w:t xml:space="preserve"> (BCX). En el 2018, fue reconocida como una de las empresas más admiradas a nivel nacional. Es la empresa de telecomunicaciones con mayor crecimiento en el Perú y la quinta a nivel mundial.</w:t>
      </w:r>
    </w:p>
    <w:p w14:paraId="1B6D5948" w14:textId="3363C578" w:rsidR="000C74D4" w:rsidRPr="00E81883" w:rsidRDefault="00C516F9" w:rsidP="000C74D4">
      <w:pPr>
        <w:rPr>
          <w:lang w:val="es-PE"/>
        </w:rPr>
      </w:pPr>
      <w:r w:rsidRPr="00E81883">
        <w:rPr>
          <w:lang w:val="es-PE"/>
        </w:rPr>
        <w:t xml:space="preserve">Desde su lanzamiento, Entel Perú ha logrado triplicar el 100% de su red, estando presente en todas las ciudades del Perú. Según declaraciones de Antonio </w:t>
      </w:r>
      <w:proofErr w:type="spellStart"/>
      <w:r w:rsidRPr="00E81883">
        <w:rPr>
          <w:lang w:val="es-PE"/>
        </w:rPr>
        <w:t>Buchi</w:t>
      </w:r>
      <w:proofErr w:type="spellEnd"/>
      <w:r w:rsidRPr="00E81883">
        <w:rPr>
          <w:lang w:val="es-PE"/>
        </w:rPr>
        <w:t>, Gerente General del grupo Entel, hasta 2021, la empresa invertirá US$ 1.100 millones en el país, los cuales serán para el reforzamiento de la cobertura existente y la mejora de la calidad de transmisión de datos y voz en todo el país. Solo en el año 2018, la empresa invirtió S/613 millones reflejados principalmente en despliegue de infraestructura.</w:t>
      </w:r>
    </w:p>
    <w:p w14:paraId="159B6E14" w14:textId="77777777" w:rsidR="000C74D4" w:rsidRPr="00E81883" w:rsidRDefault="000C74D4" w:rsidP="000C74D4">
      <w:pPr>
        <w:rPr>
          <w:lang w:val="es-PE"/>
        </w:rPr>
      </w:pPr>
    </w:p>
    <w:p w14:paraId="12369639" w14:textId="309EA823" w:rsidR="0041518F" w:rsidRPr="00E81883" w:rsidRDefault="004F007B" w:rsidP="0041518F">
      <w:pPr>
        <w:spacing w:after="60" w:line="480" w:lineRule="auto"/>
        <w:jc w:val="center"/>
        <w:rPr>
          <w:szCs w:val="24"/>
          <w:lang w:val="es-PE"/>
        </w:rPr>
      </w:pPr>
      <w:r w:rsidRPr="00E81883">
        <w:rPr>
          <w:szCs w:val="24"/>
          <w:lang w:val="es-PE"/>
        </w:rPr>
        <w:lastRenderedPageBreak/>
        <w:t>TABLA DE CONTENIDOS</w:t>
      </w:r>
    </w:p>
    <w:p w14:paraId="51A50EA5" w14:textId="442FB82B" w:rsidR="00393330" w:rsidRPr="00E81883" w:rsidRDefault="00393330" w:rsidP="0041518F">
      <w:pPr>
        <w:spacing w:after="60" w:line="480" w:lineRule="auto"/>
        <w:jc w:val="center"/>
        <w:rPr>
          <w:szCs w:val="24"/>
          <w:lang w:val="es-PE"/>
        </w:rPr>
      </w:pPr>
    </w:p>
    <w:sdt>
      <w:sdtPr>
        <w:rPr>
          <w:rFonts w:ascii="Times New Roman" w:eastAsiaTheme="minorHAnsi" w:hAnsi="Times New Roman" w:cstheme="minorBidi"/>
          <w:b w:val="0"/>
          <w:caps w:val="0"/>
          <w:color w:val="auto"/>
          <w:sz w:val="24"/>
          <w:szCs w:val="22"/>
          <w:lang w:val="es-PE" w:eastAsia="en-US"/>
        </w:rPr>
        <w:id w:val="245924499"/>
        <w:docPartObj>
          <w:docPartGallery w:val="Table of Contents"/>
          <w:docPartUnique/>
        </w:docPartObj>
      </w:sdtPr>
      <w:sdtEndPr>
        <w:rPr>
          <w:bCs/>
        </w:rPr>
      </w:sdtEndPr>
      <w:sdtContent>
        <w:p w14:paraId="58A0EDE9" w14:textId="632EF979" w:rsidR="00393330" w:rsidRPr="00E81883" w:rsidRDefault="00393330" w:rsidP="005B02E2">
          <w:pPr>
            <w:pStyle w:val="TtuloTDC"/>
            <w:numPr>
              <w:ilvl w:val="0"/>
              <w:numId w:val="0"/>
            </w:numPr>
            <w:rPr>
              <w:lang w:val="es-PE"/>
            </w:rPr>
          </w:pPr>
        </w:p>
        <w:p w14:paraId="7F24781A" w14:textId="35448DA7" w:rsidR="003A7A79" w:rsidRDefault="00393330">
          <w:pPr>
            <w:pStyle w:val="TDC1"/>
            <w:tabs>
              <w:tab w:val="left" w:pos="480"/>
              <w:tab w:val="right" w:leader="dot" w:pos="8777"/>
            </w:tabs>
            <w:rPr>
              <w:ins w:id="8" w:author="Cindy Mendoza Ibarra" w:date="2021-07-14T22:58:00Z"/>
              <w:rFonts w:asciiTheme="minorHAnsi" w:eastAsiaTheme="minorEastAsia" w:hAnsiTheme="minorHAnsi" w:cstheme="minorBidi"/>
              <w:b w:val="0"/>
              <w:bCs w:val="0"/>
              <w:caps w:val="0"/>
              <w:noProof/>
              <w:sz w:val="22"/>
              <w:szCs w:val="22"/>
              <w:lang w:val="es-PE" w:eastAsia="es-PE"/>
            </w:rPr>
          </w:pPr>
          <w:r w:rsidRPr="00E81883">
            <w:rPr>
              <w:lang w:val="es-PE"/>
            </w:rPr>
            <w:fldChar w:fldCharType="begin"/>
          </w:r>
          <w:r w:rsidRPr="00E81883">
            <w:rPr>
              <w:lang w:val="es-PE"/>
            </w:rPr>
            <w:instrText xml:space="preserve"> TOC \o "1-3" \h \z \u </w:instrText>
          </w:r>
          <w:r w:rsidRPr="00E81883">
            <w:rPr>
              <w:lang w:val="es-PE"/>
            </w:rPr>
            <w:fldChar w:fldCharType="separate"/>
          </w:r>
          <w:ins w:id="9" w:author="Cindy Mendoza Ibarra" w:date="2021-07-14T22:58:00Z">
            <w:r w:rsidR="003A7A79" w:rsidRPr="002630D1">
              <w:rPr>
                <w:rStyle w:val="Hipervnculo"/>
                <w:noProof/>
              </w:rPr>
              <w:fldChar w:fldCharType="begin"/>
            </w:r>
            <w:r w:rsidR="003A7A79" w:rsidRPr="002630D1">
              <w:rPr>
                <w:rStyle w:val="Hipervnculo"/>
                <w:noProof/>
              </w:rPr>
              <w:instrText xml:space="preserve"> </w:instrText>
            </w:r>
            <w:r w:rsidR="003A7A79">
              <w:rPr>
                <w:noProof/>
              </w:rPr>
              <w:instrText>HYPERLINK \l "_Toc77195992"</w:instrText>
            </w:r>
            <w:r w:rsidR="003A7A79" w:rsidRPr="002630D1">
              <w:rPr>
                <w:rStyle w:val="Hipervnculo"/>
                <w:noProof/>
              </w:rPr>
              <w:instrText xml:space="preserve"> </w:instrText>
            </w:r>
            <w:r w:rsidR="003A7A79" w:rsidRPr="002630D1">
              <w:rPr>
                <w:rStyle w:val="Hipervnculo"/>
                <w:noProof/>
              </w:rPr>
            </w:r>
            <w:r w:rsidR="003A7A79" w:rsidRPr="002630D1">
              <w:rPr>
                <w:rStyle w:val="Hipervnculo"/>
                <w:noProof/>
              </w:rPr>
              <w:fldChar w:fldCharType="separate"/>
            </w:r>
            <w:r w:rsidR="003A7A79" w:rsidRPr="002630D1">
              <w:rPr>
                <w:rStyle w:val="Hipervnculo"/>
                <w:noProof/>
                <w:lang w:val="es-PE"/>
              </w:rPr>
              <w:t>1</w:t>
            </w:r>
            <w:r w:rsidR="003A7A79">
              <w:rPr>
                <w:rFonts w:asciiTheme="minorHAnsi" w:eastAsiaTheme="minorEastAsia" w:hAnsiTheme="minorHAnsi" w:cstheme="minorBidi"/>
                <w:b w:val="0"/>
                <w:bCs w:val="0"/>
                <w:caps w:val="0"/>
                <w:noProof/>
                <w:sz w:val="22"/>
                <w:szCs w:val="22"/>
                <w:lang w:val="es-PE" w:eastAsia="es-PE"/>
              </w:rPr>
              <w:tab/>
            </w:r>
            <w:r w:rsidR="003A7A79" w:rsidRPr="002630D1">
              <w:rPr>
                <w:rStyle w:val="Hipervnculo"/>
                <w:noProof/>
                <w:lang w:val="es-PE"/>
              </w:rPr>
              <w:t>Información de la empresa:</w:t>
            </w:r>
            <w:r w:rsidR="003A7A79">
              <w:rPr>
                <w:noProof/>
                <w:webHidden/>
              </w:rPr>
              <w:tab/>
            </w:r>
            <w:r w:rsidR="003A7A79">
              <w:rPr>
                <w:noProof/>
                <w:webHidden/>
              </w:rPr>
              <w:fldChar w:fldCharType="begin"/>
            </w:r>
            <w:r w:rsidR="003A7A79">
              <w:rPr>
                <w:noProof/>
                <w:webHidden/>
              </w:rPr>
              <w:instrText xml:space="preserve"> PAGEREF _Toc77195992 \h </w:instrText>
            </w:r>
            <w:r w:rsidR="003A7A79">
              <w:rPr>
                <w:noProof/>
                <w:webHidden/>
              </w:rPr>
            </w:r>
          </w:ins>
          <w:r w:rsidR="003A7A79">
            <w:rPr>
              <w:noProof/>
              <w:webHidden/>
            </w:rPr>
            <w:fldChar w:fldCharType="separate"/>
          </w:r>
          <w:ins w:id="10" w:author="Cindy Mendoza Ibarra" w:date="2021-07-14T22:58:00Z">
            <w:r w:rsidR="003A7A79">
              <w:rPr>
                <w:noProof/>
                <w:webHidden/>
              </w:rPr>
              <w:t>4</w:t>
            </w:r>
            <w:r w:rsidR="003A7A79">
              <w:rPr>
                <w:noProof/>
                <w:webHidden/>
              </w:rPr>
              <w:fldChar w:fldCharType="end"/>
            </w:r>
            <w:r w:rsidR="003A7A79" w:rsidRPr="002630D1">
              <w:rPr>
                <w:rStyle w:val="Hipervnculo"/>
                <w:noProof/>
              </w:rPr>
              <w:fldChar w:fldCharType="end"/>
            </w:r>
          </w:ins>
        </w:p>
        <w:p w14:paraId="35208404" w14:textId="467B151C" w:rsidR="003A7A79" w:rsidRDefault="003A7A79">
          <w:pPr>
            <w:pStyle w:val="TDC2"/>
            <w:tabs>
              <w:tab w:val="left" w:pos="960"/>
              <w:tab w:val="right" w:leader="dot" w:pos="8777"/>
            </w:tabs>
            <w:rPr>
              <w:ins w:id="11" w:author="Cindy Mendoza Ibarra" w:date="2021-07-14T22:58:00Z"/>
              <w:rFonts w:asciiTheme="minorHAnsi" w:eastAsiaTheme="minorEastAsia" w:hAnsiTheme="minorHAnsi" w:cstheme="minorBidi"/>
              <w:smallCaps w:val="0"/>
              <w:noProof/>
              <w:sz w:val="22"/>
              <w:szCs w:val="22"/>
              <w:lang w:val="es-PE" w:eastAsia="es-PE"/>
            </w:rPr>
          </w:pPr>
          <w:ins w:id="12" w:author="Cindy Mendoza Ibarra" w:date="2021-07-14T22:58:00Z">
            <w:r w:rsidRPr="002630D1">
              <w:rPr>
                <w:rStyle w:val="Hipervnculo"/>
                <w:noProof/>
              </w:rPr>
              <w:fldChar w:fldCharType="begin"/>
            </w:r>
            <w:r w:rsidRPr="002630D1">
              <w:rPr>
                <w:rStyle w:val="Hipervnculo"/>
                <w:noProof/>
              </w:rPr>
              <w:instrText xml:space="preserve"> </w:instrText>
            </w:r>
            <w:r>
              <w:rPr>
                <w:noProof/>
              </w:rPr>
              <w:instrText>HYPERLINK \l "_Toc77195993"</w:instrText>
            </w:r>
            <w:r w:rsidRPr="002630D1">
              <w:rPr>
                <w:rStyle w:val="Hipervnculo"/>
                <w:noProof/>
              </w:rPr>
              <w:instrText xml:space="preserve"> </w:instrText>
            </w:r>
            <w:r w:rsidRPr="002630D1">
              <w:rPr>
                <w:rStyle w:val="Hipervnculo"/>
                <w:noProof/>
              </w:rPr>
            </w:r>
            <w:r w:rsidRPr="002630D1">
              <w:rPr>
                <w:rStyle w:val="Hipervnculo"/>
                <w:noProof/>
              </w:rPr>
              <w:fldChar w:fldCharType="separate"/>
            </w:r>
            <w:r w:rsidRPr="002630D1">
              <w:rPr>
                <w:rStyle w:val="Hipervnculo"/>
                <w:noProof/>
                <w:lang w:val="es-PE"/>
              </w:rPr>
              <w:t>1.1</w:t>
            </w:r>
            <w:r>
              <w:rPr>
                <w:rFonts w:asciiTheme="minorHAnsi" w:eastAsiaTheme="minorEastAsia" w:hAnsiTheme="minorHAnsi" w:cstheme="minorBidi"/>
                <w:smallCaps w:val="0"/>
                <w:noProof/>
                <w:sz w:val="22"/>
                <w:szCs w:val="22"/>
                <w:lang w:val="es-PE" w:eastAsia="es-PE"/>
              </w:rPr>
              <w:tab/>
            </w:r>
            <w:r w:rsidRPr="002630D1">
              <w:rPr>
                <w:rStyle w:val="Hipervnculo"/>
                <w:noProof/>
                <w:lang w:val="es-PE"/>
              </w:rPr>
              <w:t>Razón social.</w:t>
            </w:r>
            <w:r>
              <w:rPr>
                <w:noProof/>
                <w:webHidden/>
              </w:rPr>
              <w:tab/>
            </w:r>
            <w:r>
              <w:rPr>
                <w:noProof/>
                <w:webHidden/>
              </w:rPr>
              <w:fldChar w:fldCharType="begin"/>
            </w:r>
            <w:r>
              <w:rPr>
                <w:noProof/>
                <w:webHidden/>
              </w:rPr>
              <w:instrText xml:space="preserve"> PAGEREF _Toc77195993 \h </w:instrText>
            </w:r>
            <w:r>
              <w:rPr>
                <w:noProof/>
                <w:webHidden/>
              </w:rPr>
            </w:r>
          </w:ins>
          <w:r>
            <w:rPr>
              <w:noProof/>
              <w:webHidden/>
            </w:rPr>
            <w:fldChar w:fldCharType="separate"/>
          </w:r>
          <w:ins w:id="13" w:author="Cindy Mendoza Ibarra" w:date="2021-07-14T22:58:00Z">
            <w:r>
              <w:rPr>
                <w:noProof/>
                <w:webHidden/>
              </w:rPr>
              <w:t>4</w:t>
            </w:r>
            <w:r>
              <w:rPr>
                <w:noProof/>
                <w:webHidden/>
              </w:rPr>
              <w:fldChar w:fldCharType="end"/>
            </w:r>
            <w:r w:rsidRPr="002630D1">
              <w:rPr>
                <w:rStyle w:val="Hipervnculo"/>
                <w:noProof/>
              </w:rPr>
              <w:fldChar w:fldCharType="end"/>
            </w:r>
          </w:ins>
        </w:p>
        <w:p w14:paraId="3B756FFC" w14:textId="3761D7D5" w:rsidR="003A7A79" w:rsidRDefault="003A7A79">
          <w:pPr>
            <w:pStyle w:val="TDC2"/>
            <w:tabs>
              <w:tab w:val="left" w:pos="960"/>
              <w:tab w:val="right" w:leader="dot" w:pos="8777"/>
            </w:tabs>
            <w:rPr>
              <w:ins w:id="14" w:author="Cindy Mendoza Ibarra" w:date="2021-07-14T22:58:00Z"/>
              <w:rFonts w:asciiTheme="minorHAnsi" w:eastAsiaTheme="minorEastAsia" w:hAnsiTheme="minorHAnsi" w:cstheme="minorBidi"/>
              <w:smallCaps w:val="0"/>
              <w:noProof/>
              <w:sz w:val="22"/>
              <w:szCs w:val="22"/>
              <w:lang w:val="es-PE" w:eastAsia="es-PE"/>
            </w:rPr>
          </w:pPr>
          <w:ins w:id="15" w:author="Cindy Mendoza Ibarra" w:date="2021-07-14T22:58:00Z">
            <w:r w:rsidRPr="002630D1">
              <w:rPr>
                <w:rStyle w:val="Hipervnculo"/>
                <w:noProof/>
              </w:rPr>
              <w:fldChar w:fldCharType="begin"/>
            </w:r>
            <w:r w:rsidRPr="002630D1">
              <w:rPr>
                <w:rStyle w:val="Hipervnculo"/>
                <w:noProof/>
              </w:rPr>
              <w:instrText xml:space="preserve"> </w:instrText>
            </w:r>
            <w:r>
              <w:rPr>
                <w:noProof/>
              </w:rPr>
              <w:instrText>HYPERLINK \l "_Toc77195994"</w:instrText>
            </w:r>
            <w:r w:rsidRPr="002630D1">
              <w:rPr>
                <w:rStyle w:val="Hipervnculo"/>
                <w:noProof/>
              </w:rPr>
              <w:instrText xml:space="preserve"> </w:instrText>
            </w:r>
            <w:r w:rsidRPr="002630D1">
              <w:rPr>
                <w:rStyle w:val="Hipervnculo"/>
                <w:noProof/>
              </w:rPr>
            </w:r>
            <w:r w:rsidRPr="002630D1">
              <w:rPr>
                <w:rStyle w:val="Hipervnculo"/>
                <w:noProof/>
              </w:rPr>
              <w:fldChar w:fldCharType="separate"/>
            </w:r>
            <w:r w:rsidRPr="002630D1">
              <w:rPr>
                <w:rStyle w:val="Hipervnculo"/>
                <w:noProof/>
                <w:lang w:val="es-PE"/>
              </w:rPr>
              <w:t>1.2</w:t>
            </w:r>
            <w:r>
              <w:rPr>
                <w:rFonts w:asciiTheme="minorHAnsi" w:eastAsiaTheme="minorEastAsia" w:hAnsiTheme="minorHAnsi" w:cstheme="minorBidi"/>
                <w:smallCaps w:val="0"/>
                <w:noProof/>
                <w:sz w:val="22"/>
                <w:szCs w:val="22"/>
                <w:lang w:val="es-PE" w:eastAsia="es-PE"/>
              </w:rPr>
              <w:tab/>
            </w:r>
            <w:r w:rsidRPr="002630D1">
              <w:rPr>
                <w:rStyle w:val="Hipervnculo"/>
                <w:noProof/>
                <w:lang w:val="es-PE"/>
              </w:rPr>
              <w:t>Actividad.</w:t>
            </w:r>
            <w:r>
              <w:rPr>
                <w:noProof/>
                <w:webHidden/>
              </w:rPr>
              <w:tab/>
            </w:r>
            <w:r>
              <w:rPr>
                <w:noProof/>
                <w:webHidden/>
              </w:rPr>
              <w:fldChar w:fldCharType="begin"/>
            </w:r>
            <w:r>
              <w:rPr>
                <w:noProof/>
                <w:webHidden/>
              </w:rPr>
              <w:instrText xml:space="preserve"> PAGEREF _Toc77195994 \h </w:instrText>
            </w:r>
            <w:r>
              <w:rPr>
                <w:noProof/>
                <w:webHidden/>
              </w:rPr>
            </w:r>
          </w:ins>
          <w:r>
            <w:rPr>
              <w:noProof/>
              <w:webHidden/>
            </w:rPr>
            <w:fldChar w:fldCharType="separate"/>
          </w:r>
          <w:ins w:id="16" w:author="Cindy Mendoza Ibarra" w:date="2021-07-14T22:58:00Z">
            <w:r>
              <w:rPr>
                <w:noProof/>
                <w:webHidden/>
              </w:rPr>
              <w:t>4</w:t>
            </w:r>
            <w:r>
              <w:rPr>
                <w:noProof/>
                <w:webHidden/>
              </w:rPr>
              <w:fldChar w:fldCharType="end"/>
            </w:r>
            <w:r w:rsidRPr="002630D1">
              <w:rPr>
                <w:rStyle w:val="Hipervnculo"/>
                <w:noProof/>
              </w:rPr>
              <w:fldChar w:fldCharType="end"/>
            </w:r>
          </w:ins>
        </w:p>
        <w:p w14:paraId="2355EAEB" w14:textId="1613ABD5" w:rsidR="003A7A79" w:rsidRDefault="003A7A79">
          <w:pPr>
            <w:pStyle w:val="TDC2"/>
            <w:tabs>
              <w:tab w:val="left" w:pos="960"/>
              <w:tab w:val="right" w:leader="dot" w:pos="8777"/>
            </w:tabs>
            <w:rPr>
              <w:ins w:id="17" w:author="Cindy Mendoza Ibarra" w:date="2021-07-14T22:58:00Z"/>
              <w:rFonts w:asciiTheme="minorHAnsi" w:eastAsiaTheme="minorEastAsia" w:hAnsiTheme="minorHAnsi" w:cstheme="minorBidi"/>
              <w:smallCaps w:val="0"/>
              <w:noProof/>
              <w:sz w:val="22"/>
              <w:szCs w:val="22"/>
              <w:lang w:val="es-PE" w:eastAsia="es-PE"/>
            </w:rPr>
          </w:pPr>
          <w:ins w:id="18" w:author="Cindy Mendoza Ibarra" w:date="2021-07-14T22:58:00Z">
            <w:r w:rsidRPr="002630D1">
              <w:rPr>
                <w:rStyle w:val="Hipervnculo"/>
                <w:noProof/>
              </w:rPr>
              <w:fldChar w:fldCharType="begin"/>
            </w:r>
            <w:r w:rsidRPr="002630D1">
              <w:rPr>
                <w:rStyle w:val="Hipervnculo"/>
                <w:noProof/>
              </w:rPr>
              <w:instrText xml:space="preserve"> </w:instrText>
            </w:r>
            <w:r>
              <w:rPr>
                <w:noProof/>
              </w:rPr>
              <w:instrText>HYPERLINK \l "_Toc77195995"</w:instrText>
            </w:r>
            <w:r w:rsidRPr="002630D1">
              <w:rPr>
                <w:rStyle w:val="Hipervnculo"/>
                <w:noProof/>
              </w:rPr>
              <w:instrText xml:space="preserve"> </w:instrText>
            </w:r>
            <w:r w:rsidRPr="002630D1">
              <w:rPr>
                <w:rStyle w:val="Hipervnculo"/>
                <w:noProof/>
              </w:rPr>
            </w:r>
            <w:r w:rsidRPr="002630D1">
              <w:rPr>
                <w:rStyle w:val="Hipervnculo"/>
                <w:noProof/>
              </w:rPr>
              <w:fldChar w:fldCharType="separate"/>
            </w:r>
            <w:r w:rsidRPr="002630D1">
              <w:rPr>
                <w:rStyle w:val="Hipervnculo"/>
                <w:noProof/>
                <w:lang w:val="es-PE"/>
              </w:rPr>
              <w:t>1.3</w:t>
            </w:r>
            <w:r>
              <w:rPr>
                <w:rFonts w:asciiTheme="minorHAnsi" w:eastAsiaTheme="minorEastAsia" w:hAnsiTheme="minorHAnsi" w:cstheme="minorBidi"/>
                <w:smallCaps w:val="0"/>
                <w:noProof/>
                <w:sz w:val="22"/>
                <w:szCs w:val="22"/>
                <w:lang w:val="es-PE" w:eastAsia="es-PE"/>
              </w:rPr>
              <w:tab/>
            </w:r>
            <w:r w:rsidRPr="002630D1">
              <w:rPr>
                <w:rStyle w:val="Hipervnculo"/>
                <w:noProof/>
                <w:lang w:val="es-PE"/>
              </w:rPr>
              <w:t>Productos o servicios.</w:t>
            </w:r>
            <w:r>
              <w:rPr>
                <w:noProof/>
                <w:webHidden/>
              </w:rPr>
              <w:tab/>
            </w:r>
            <w:r>
              <w:rPr>
                <w:noProof/>
                <w:webHidden/>
              </w:rPr>
              <w:fldChar w:fldCharType="begin"/>
            </w:r>
            <w:r>
              <w:rPr>
                <w:noProof/>
                <w:webHidden/>
              </w:rPr>
              <w:instrText xml:space="preserve"> PAGEREF _Toc77195995 \h </w:instrText>
            </w:r>
            <w:r>
              <w:rPr>
                <w:noProof/>
                <w:webHidden/>
              </w:rPr>
            </w:r>
          </w:ins>
          <w:r>
            <w:rPr>
              <w:noProof/>
              <w:webHidden/>
            </w:rPr>
            <w:fldChar w:fldCharType="separate"/>
          </w:r>
          <w:ins w:id="19" w:author="Cindy Mendoza Ibarra" w:date="2021-07-14T22:58:00Z">
            <w:r>
              <w:rPr>
                <w:noProof/>
                <w:webHidden/>
              </w:rPr>
              <w:t>4</w:t>
            </w:r>
            <w:r>
              <w:rPr>
                <w:noProof/>
                <w:webHidden/>
              </w:rPr>
              <w:fldChar w:fldCharType="end"/>
            </w:r>
            <w:r w:rsidRPr="002630D1">
              <w:rPr>
                <w:rStyle w:val="Hipervnculo"/>
                <w:noProof/>
              </w:rPr>
              <w:fldChar w:fldCharType="end"/>
            </w:r>
          </w:ins>
        </w:p>
        <w:p w14:paraId="32220114" w14:textId="6ACE90A0" w:rsidR="003A7A79" w:rsidRDefault="003A7A79">
          <w:pPr>
            <w:pStyle w:val="TDC2"/>
            <w:tabs>
              <w:tab w:val="left" w:pos="960"/>
              <w:tab w:val="right" w:leader="dot" w:pos="8777"/>
            </w:tabs>
            <w:rPr>
              <w:ins w:id="20" w:author="Cindy Mendoza Ibarra" w:date="2021-07-14T22:58:00Z"/>
              <w:rFonts w:asciiTheme="minorHAnsi" w:eastAsiaTheme="minorEastAsia" w:hAnsiTheme="minorHAnsi" w:cstheme="minorBidi"/>
              <w:smallCaps w:val="0"/>
              <w:noProof/>
              <w:sz w:val="22"/>
              <w:szCs w:val="22"/>
              <w:lang w:val="es-PE" w:eastAsia="es-PE"/>
            </w:rPr>
          </w:pPr>
          <w:ins w:id="21" w:author="Cindy Mendoza Ibarra" w:date="2021-07-14T22:58:00Z">
            <w:r w:rsidRPr="002630D1">
              <w:rPr>
                <w:rStyle w:val="Hipervnculo"/>
                <w:noProof/>
              </w:rPr>
              <w:fldChar w:fldCharType="begin"/>
            </w:r>
            <w:r w:rsidRPr="002630D1">
              <w:rPr>
                <w:rStyle w:val="Hipervnculo"/>
                <w:noProof/>
              </w:rPr>
              <w:instrText xml:space="preserve"> </w:instrText>
            </w:r>
            <w:r>
              <w:rPr>
                <w:noProof/>
              </w:rPr>
              <w:instrText>HYPERLINK \l "_Toc77195996"</w:instrText>
            </w:r>
            <w:r w:rsidRPr="002630D1">
              <w:rPr>
                <w:rStyle w:val="Hipervnculo"/>
                <w:noProof/>
              </w:rPr>
              <w:instrText xml:space="preserve"> </w:instrText>
            </w:r>
            <w:r w:rsidRPr="002630D1">
              <w:rPr>
                <w:rStyle w:val="Hipervnculo"/>
                <w:noProof/>
              </w:rPr>
            </w:r>
            <w:r w:rsidRPr="002630D1">
              <w:rPr>
                <w:rStyle w:val="Hipervnculo"/>
                <w:noProof/>
              </w:rPr>
              <w:fldChar w:fldCharType="separate"/>
            </w:r>
            <w:r w:rsidRPr="002630D1">
              <w:rPr>
                <w:rStyle w:val="Hipervnculo"/>
                <w:noProof/>
                <w:lang w:val="es-PE"/>
              </w:rPr>
              <w:t>1.4</w:t>
            </w:r>
            <w:r>
              <w:rPr>
                <w:rFonts w:asciiTheme="minorHAnsi" w:eastAsiaTheme="minorEastAsia" w:hAnsiTheme="minorHAnsi" w:cstheme="minorBidi"/>
                <w:smallCaps w:val="0"/>
                <w:noProof/>
                <w:sz w:val="22"/>
                <w:szCs w:val="22"/>
                <w:lang w:val="es-PE" w:eastAsia="es-PE"/>
              </w:rPr>
              <w:tab/>
            </w:r>
            <w:r w:rsidRPr="002630D1">
              <w:rPr>
                <w:rStyle w:val="Hipervnculo"/>
                <w:noProof/>
                <w:lang w:val="es-PE"/>
              </w:rPr>
              <w:t>Cantidad de trabajadores.</w:t>
            </w:r>
            <w:r>
              <w:rPr>
                <w:noProof/>
                <w:webHidden/>
              </w:rPr>
              <w:tab/>
            </w:r>
            <w:r>
              <w:rPr>
                <w:noProof/>
                <w:webHidden/>
              </w:rPr>
              <w:fldChar w:fldCharType="begin"/>
            </w:r>
            <w:r>
              <w:rPr>
                <w:noProof/>
                <w:webHidden/>
              </w:rPr>
              <w:instrText xml:space="preserve"> PAGEREF _Toc77195996 \h </w:instrText>
            </w:r>
            <w:r>
              <w:rPr>
                <w:noProof/>
                <w:webHidden/>
              </w:rPr>
            </w:r>
          </w:ins>
          <w:r>
            <w:rPr>
              <w:noProof/>
              <w:webHidden/>
            </w:rPr>
            <w:fldChar w:fldCharType="separate"/>
          </w:r>
          <w:ins w:id="22" w:author="Cindy Mendoza Ibarra" w:date="2021-07-14T22:58:00Z">
            <w:r>
              <w:rPr>
                <w:noProof/>
                <w:webHidden/>
              </w:rPr>
              <w:t>5</w:t>
            </w:r>
            <w:r>
              <w:rPr>
                <w:noProof/>
                <w:webHidden/>
              </w:rPr>
              <w:fldChar w:fldCharType="end"/>
            </w:r>
            <w:r w:rsidRPr="002630D1">
              <w:rPr>
                <w:rStyle w:val="Hipervnculo"/>
                <w:noProof/>
              </w:rPr>
              <w:fldChar w:fldCharType="end"/>
            </w:r>
          </w:ins>
        </w:p>
        <w:p w14:paraId="5D902F96" w14:textId="1F80B57A" w:rsidR="003A7A79" w:rsidRDefault="003A7A79">
          <w:pPr>
            <w:pStyle w:val="TDC2"/>
            <w:tabs>
              <w:tab w:val="left" w:pos="960"/>
              <w:tab w:val="right" w:leader="dot" w:pos="8777"/>
            </w:tabs>
            <w:rPr>
              <w:ins w:id="23" w:author="Cindy Mendoza Ibarra" w:date="2021-07-14T22:58:00Z"/>
              <w:rFonts w:asciiTheme="minorHAnsi" w:eastAsiaTheme="minorEastAsia" w:hAnsiTheme="minorHAnsi" w:cstheme="minorBidi"/>
              <w:smallCaps w:val="0"/>
              <w:noProof/>
              <w:sz w:val="22"/>
              <w:szCs w:val="22"/>
              <w:lang w:val="es-PE" w:eastAsia="es-PE"/>
            </w:rPr>
          </w:pPr>
          <w:ins w:id="24" w:author="Cindy Mendoza Ibarra" w:date="2021-07-14T22:58:00Z">
            <w:r w:rsidRPr="002630D1">
              <w:rPr>
                <w:rStyle w:val="Hipervnculo"/>
                <w:noProof/>
              </w:rPr>
              <w:fldChar w:fldCharType="begin"/>
            </w:r>
            <w:r w:rsidRPr="002630D1">
              <w:rPr>
                <w:rStyle w:val="Hipervnculo"/>
                <w:noProof/>
              </w:rPr>
              <w:instrText xml:space="preserve"> </w:instrText>
            </w:r>
            <w:r>
              <w:rPr>
                <w:noProof/>
              </w:rPr>
              <w:instrText>HYPERLINK \l "_Toc77195997"</w:instrText>
            </w:r>
            <w:r w:rsidRPr="002630D1">
              <w:rPr>
                <w:rStyle w:val="Hipervnculo"/>
                <w:noProof/>
              </w:rPr>
              <w:instrText xml:space="preserve"> </w:instrText>
            </w:r>
            <w:r w:rsidRPr="002630D1">
              <w:rPr>
                <w:rStyle w:val="Hipervnculo"/>
                <w:noProof/>
              </w:rPr>
            </w:r>
            <w:r w:rsidRPr="002630D1">
              <w:rPr>
                <w:rStyle w:val="Hipervnculo"/>
                <w:noProof/>
              </w:rPr>
              <w:fldChar w:fldCharType="separate"/>
            </w:r>
            <w:r w:rsidRPr="002630D1">
              <w:rPr>
                <w:rStyle w:val="Hipervnculo"/>
                <w:noProof/>
                <w:lang w:val="es-PE"/>
              </w:rPr>
              <w:t>1.5</w:t>
            </w:r>
            <w:r>
              <w:rPr>
                <w:rFonts w:asciiTheme="minorHAnsi" w:eastAsiaTheme="minorEastAsia" w:hAnsiTheme="minorHAnsi" w:cstheme="minorBidi"/>
                <w:smallCaps w:val="0"/>
                <w:noProof/>
                <w:sz w:val="22"/>
                <w:szCs w:val="22"/>
                <w:lang w:val="es-PE" w:eastAsia="es-PE"/>
              </w:rPr>
              <w:tab/>
            </w:r>
            <w:r w:rsidRPr="002630D1">
              <w:rPr>
                <w:rStyle w:val="Hipervnculo"/>
                <w:noProof/>
                <w:lang w:val="es-PE"/>
              </w:rPr>
              <w:t>Ubicación.</w:t>
            </w:r>
            <w:r>
              <w:rPr>
                <w:noProof/>
                <w:webHidden/>
              </w:rPr>
              <w:tab/>
            </w:r>
            <w:r>
              <w:rPr>
                <w:noProof/>
                <w:webHidden/>
              </w:rPr>
              <w:fldChar w:fldCharType="begin"/>
            </w:r>
            <w:r>
              <w:rPr>
                <w:noProof/>
                <w:webHidden/>
              </w:rPr>
              <w:instrText xml:space="preserve"> PAGEREF _Toc77195997 \h </w:instrText>
            </w:r>
            <w:r>
              <w:rPr>
                <w:noProof/>
                <w:webHidden/>
              </w:rPr>
            </w:r>
          </w:ins>
          <w:r>
            <w:rPr>
              <w:noProof/>
              <w:webHidden/>
            </w:rPr>
            <w:fldChar w:fldCharType="separate"/>
          </w:r>
          <w:ins w:id="25" w:author="Cindy Mendoza Ibarra" w:date="2021-07-14T22:58:00Z">
            <w:r>
              <w:rPr>
                <w:noProof/>
                <w:webHidden/>
              </w:rPr>
              <w:t>6</w:t>
            </w:r>
            <w:r>
              <w:rPr>
                <w:noProof/>
                <w:webHidden/>
              </w:rPr>
              <w:fldChar w:fldCharType="end"/>
            </w:r>
            <w:r w:rsidRPr="002630D1">
              <w:rPr>
                <w:rStyle w:val="Hipervnculo"/>
                <w:noProof/>
              </w:rPr>
              <w:fldChar w:fldCharType="end"/>
            </w:r>
          </w:ins>
        </w:p>
        <w:p w14:paraId="7F7E66BA" w14:textId="130C86BE" w:rsidR="003A7A79" w:rsidRDefault="003A7A79">
          <w:pPr>
            <w:pStyle w:val="TDC2"/>
            <w:tabs>
              <w:tab w:val="left" w:pos="960"/>
              <w:tab w:val="right" w:leader="dot" w:pos="8777"/>
            </w:tabs>
            <w:rPr>
              <w:ins w:id="26" w:author="Cindy Mendoza Ibarra" w:date="2021-07-14T22:58:00Z"/>
              <w:rFonts w:asciiTheme="minorHAnsi" w:eastAsiaTheme="minorEastAsia" w:hAnsiTheme="minorHAnsi" w:cstheme="minorBidi"/>
              <w:smallCaps w:val="0"/>
              <w:noProof/>
              <w:sz w:val="22"/>
              <w:szCs w:val="22"/>
              <w:lang w:val="es-PE" w:eastAsia="es-PE"/>
            </w:rPr>
          </w:pPr>
          <w:ins w:id="27" w:author="Cindy Mendoza Ibarra" w:date="2021-07-14T22:58:00Z">
            <w:r w:rsidRPr="002630D1">
              <w:rPr>
                <w:rStyle w:val="Hipervnculo"/>
                <w:noProof/>
              </w:rPr>
              <w:fldChar w:fldCharType="begin"/>
            </w:r>
            <w:r w:rsidRPr="002630D1">
              <w:rPr>
                <w:rStyle w:val="Hipervnculo"/>
                <w:noProof/>
              </w:rPr>
              <w:instrText xml:space="preserve"> </w:instrText>
            </w:r>
            <w:r>
              <w:rPr>
                <w:noProof/>
              </w:rPr>
              <w:instrText>HYPERLINK \l "_Toc77195998"</w:instrText>
            </w:r>
            <w:r w:rsidRPr="002630D1">
              <w:rPr>
                <w:rStyle w:val="Hipervnculo"/>
                <w:noProof/>
              </w:rPr>
              <w:instrText xml:space="preserve"> </w:instrText>
            </w:r>
            <w:r w:rsidRPr="002630D1">
              <w:rPr>
                <w:rStyle w:val="Hipervnculo"/>
                <w:noProof/>
              </w:rPr>
            </w:r>
            <w:r w:rsidRPr="002630D1">
              <w:rPr>
                <w:rStyle w:val="Hipervnculo"/>
                <w:noProof/>
              </w:rPr>
              <w:fldChar w:fldCharType="separate"/>
            </w:r>
            <w:r w:rsidRPr="002630D1">
              <w:rPr>
                <w:rStyle w:val="Hipervnculo"/>
                <w:noProof/>
                <w:lang w:val="es-PE"/>
              </w:rPr>
              <w:t>1.6</w:t>
            </w:r>
            <w:r>
              <w:rPr>
                <w:rFonts w:asciiTheme="minorHAnsi" w:eastAsiaTheme="minorEastAsia" w:hAnsiTheme="minorHAnsi" w:cstheme="minorBidi"/>
                <w:smallCaps w:val="0"/>
                <w:noProof/>
                <w:sz w:val="22"/>
                <w:szCs w:val="22"/>
                <w:lang w:val="es-PE" w:eastAsia="es-PE"/>
              </w:rPr>
              <w:tab/>
            </w:r>
            <w:r w:rsidRPr="002630D1">
              <w:rPr>
                <w:rStyle w:val="Hipervnculo"/>
                <w:noProof/>
                <w:lang w:val="es-PE"/>
              </w:rPr>
              <w:t>Estructura organizacional.</w:t>
            </w:r>
            <w:r>
              <w:rPr>
                <w:noProof/>
                <w:webHidden/>
              </w:rPr>
              <w:tab/>
            </w:r>
            <w:r>
              <w:rPr>
                <w:noProof/>
                <w:webHidden/>
              </w:rPr>
              <w:fldChar w:fldCharType="begin"/>
            </w:r>
            <w:r>
              <w:rPr>
                <w:noProof/>
                <w:webHidden/>
              </w:rPr>
              <w:instrText xml:space="preserve"> PAGEREF _Toc77195998 \h </w:instrText>
            </w:r>
            <w:r>
              <w:rPr>
                <w:noProof/>
                <w:webHidden/>
              </w:rPr>
            </w:r>
          </w:ins>
          <w:r>
            <w:rPr>
              <w:noProof/>
              <w:webHidden/>
            </w:rPr>
            <w:fldChar w:fldCharType="separate"/>
          </w:r>
          <w:ins w:id="28" w:author="Cindy Mendoza Ibarra" w:date="2021-07-14T22:58:00Z">
            <w:r>
              <w:rPr>
                <w:noProof/>
                <w:webHidden/>
              </w:rPr>
              <w:t>6</w:t>
            </w:r>
            <w:r>
              <w:rPr>
                <w:noProof/>
                <w:webHidden/>
              </w:rPr>
              <w:fldChar w:fldCharType="end"/>
            </w:r>
            <w:r w:rsidRPr="002630D1">
              <w:rPr>
                <w:rStyle w:val="Hipervnculo"/>
                <w:noProof/>
              </w:rPr>
              <w:fldChar w:fldCharType="end"/>
            </w:r>
          </w:ins>
        </w:p>
        <w:p w14:paraId="2F37FA96" w14:textId="2C7EE4EA" w:rsidR="003A7A79" w:rsidRDefault="003A7A79">
          <w:pPr>
            <w:pStyle w:val="TDC1"/>
            <w:tabs>
              <w:tab w:val="left" w:pos="480"/>
              <w:tab w:val="right" w:leader="dot" w:pos="8777"/>
            </w:tabs>
            <w:rPr>
              <w:ins w:id="29" w:author="Cindy Mendoza Ibarra" w:date="2021-07-14T22:58:00Z"/>
              <w:rFonts w:asciiTheme="minorHAnsi" w:eastAsiaTheme="minorEastAsia" w:hAnsiTheme="minorHAnsi" w:cstheme="minorBidi"/>
              <w:b w:val="0"/>
              <w:bCs w:val="0"/>
              <w:caps w:val="0"/>
              <w:noProof/>
              <w:sz w:val="22"/>
              <w:szCs w:val="22"/>
              <w:lang w:val="es-PE" w:eastAsia="es-PE"/>
            </w:rPr>
          </w:pPr>
          <w:ins w:id="30" w:author="Cindy Mendoza Ibarra" w:date="2021-07-14T22:58:00Z">
            <w:r w:rsidRPr="002630D1">
              <w:rPr>
                <w:rStyle w:val="Hipervnculo"/>
                <w:noProof/>
              </w:rPr>
              <w:fldChar w:fldCharType="begin"/>
            </w:r>
            <w:r w:rsidRPr="002630D1">
              <w:rPr>
                <w:rStyle w:val="Hipervnculo"/>
                <w:noProof/>
              </w:rPr>
              <w:instrText xml:space="preserve"> </w:instrText>
            </w:r>
            <w:r>
              <w:rPr>
                <w:noProof/>
              </w:rPr>
              <w:instrText>HYPERLINK \l "_Toc77195999"</w:instrText>
            </w:r>
            <w:r w:rsidRPr="002630D1">
              <w:rPr>
                <w:rStyle w:val="Hipervnculo"/>
                <w:noProof/>
              </w:rPr>
              <w:instrText xml:space="preserve"> </w:instrText>
            </w:r>
            <w:r w:rsidRPr="002630D1">
              <w:rPr>
                <w:rStyle w:val="Hipervnculo"/>
                <w:noProof/>
              </w:rPr>
            </w:r>
            <w:r w:rsidRPr="002630D1">
              <w:rPr>
                <w:rStyle w:val="Hipervnculo"/>
                <w:noProof/>
              </w:rPr>
              <w:fldChar w:fldCharType="separate"/>
            </w:r>
            <w:r w:rsidRPr="002630D1">
              <w:rPr>
                <w:rStyle w:val="Hipervnculo"/>
                <w:noProof/>
                <w:lang w:val="es-PE"/>
              </w:rPr>
              <w:t>2</w:t>
            </w:r>
            <w:r>
              <w:rPr>
                <w:rFonts w:asciiTheme="minorHAnsi" w:eastAsiaTheme="minorEastAsia" w:hAnsiTheme="minorHAnsi" w:cstheme="minorBidi"/>
                <w:b w:val="0"/>
                <w:bCs w:val="0"/>
                <w:caps w:val="0"/>
                <w:noProof/>
                <w:sz w:val="22"/>
                <w:szCs w:val="22"/>
                <w:lang w:val="es-PE" w:eastAsia="es-PE"/>
              </w:rPr>
              <w:tab/>
            </w:r>
            <w:r w:rsidRPr="002630D1">
              <w:rPr>
                <w:rStyle w:val="Hipervnculo"/>
                <w:noProof/>
                <w:lang w:val="es-PE"/>
              </w:rPr>
              <w:t>Misión, visión y valores:</w:t>
            </w:r>
            <w:r>
              <w:rPr>
                <w:noProof/>
                <w:webHidden/>
              </w:rPr>
              <w:tab/>
            </w:r>
            <w:r>
              <w:rPr>
                <w:noProof/>
                <w:webHidden/>
              </w:rPr>
              <w:fldChar w:fldCharType="begin"/>
            </w:r>
            <w:r>
              <w:rPr>
                <w:noProof/>
                <w:webHidden/>
              </w:rPr>
              <w:instrText xml:space="preserve"> PAGEREF _Toc77195999 \h </w:instrText>
            </w:r>
            <w:r>
              <w:rPr>
                <w:noProof/>
                <w:webHidden/>
              </w:rPr>
            </w:r>
          </w:ins>
          <w:r>
            <w:rPr>
              <w:noProof/>
              <w:webHidden/>
            </w:rPr>
            <w:fldChar w:fldCharType="separate"/>
          </w:r>
          <w:ins w:id="31" w:author="Cindy Mendoza Ibarra" w:date="2021-07-14T22:58:00Z">
            <w:r>
              <w:rPr>
                <w:noProof/>
                <w:webHidden/>
              </w:rPr>
              <w:t>7</w:t>
            </w:r>
            <w:r>
              <w:rPr>
                <w:noProof/>
                <w:webHidden/>
              </w:rPr>
              <w:fldChar w:fldCharType="end"/>
            </w:r>
            <w:r w:rsidRPr="002630D1">
              <w:rPr>
                <w:rStyle w:val="Hipervnculo"/>
                <w:noProof/>
              </w:rPr>
              <w:fldChar w:fldCharType="end"/>
            </w:r>
          </w:ins>
        </w:p>
        <w:p w14:paraId="119520A4" w14:textId="5B3EB8E5" w:rsidR="003A7A79" w:rsidRDefault="003A7A79">
          <w:pPr>
            <w:pStyle w:val="TDC2"/>
            <w:tabs>
              <w:tab w:val="left" w:pos="960"/>
              <w:tab w:val="right" w:leader="dot" w:pos="8777"/>
            </w:tabs>
            <w:rPr>
              <w:ins w:id="32" w:author="Cindy Mendoza Ibarra" w:date="2021-07-14T22:58:00Z"/>
              <w:rFonts w:asciiTheme="minorHAnsi" w:eastAsiaTheme="minorEastAsia" w:hAnsiTheme="minorHAnsi" w:cstheme="minorBidi"/>
              <w:smallCaps w:val="0"/>
              <w:noProof/>
              <w:sz w:val="22"/>
              <w:szCs w:val="22"/>
              <w:lang w:val="es-PE" w:eastAsia="es-PE"/>
            </w:rPr>
          </w:pPr>
          <w:ins w:id="33" w:author="Cindy Mendoza Ibarra" w:date="2021-07-14T22:58:00Z">
            <w:r w:rsidRPr="002630D1">
              <w:rPr>
                <w:rStyle w:val="Hipervnculo"/>
                <w:noProof/>
              </w:rPr>
              <w:fldChar w:fldCharType="begin"/>
            </w:r>
            <w:r w:rsidRPr="002630D1">
              <w:rPr>
                <w:rStyle w:val="Hipervnculo"/>
                <w:noProof/>
              </w:rPr>
              <w:instrText xml:space="preserve"> </w:instrText>
            </w:r>
            <w:r>
              <w:rPr>
                <w:noProof/>
              </w:rPr>
              <w:instrText>HYPERLINK \l "_Toc77196000"</w:instrText>
            </w:r>
            <w:r w:rsidRPr="002630D1">
              <w:rPr>
                <w:rStyle w:val="Hipervnculo"/>
                <w:noProof/>
              </w:rPr>
              <w:instrText xml:space="preserve"> </w:instrText>
            </w:r>
            <w:r w:rsidRPr="002630D1">
              <w:rPr>
                <w:rStyle w:val="Hipervnculo"/>
                <w:noProof/>
              </w:rPr>
            </w:r>
            <w:r w:rsidRPr="002630D1">
              <w:rPr>
                <w:rStyle w:val="Hipervnculo"/>
                <w:noProof/>
              </w:rPr>
              <w:fldChar w:fldCharType="separate"/>
            </w:r>
            <w:r w:rsidRPr="002630D1">
              <w:rPr>
                <w:rStyle w:val="Hipervnculo"/>
                <w:noProof/>
                <w:lang w:val="es-PE"/>
              </w:rPr>
              <w:t>2.1</w:t>
            </w:r>
            <w:r>
              <w:rPr>
                <w:rFonts w:asciiTheme="minorHAnsi" w:eastAsiaTheme="minorEastAsia" w:hAnsiTheme="minorHAnsi" w:cstheme="minorBidi"/>
                <w:smallCaps w:val="0"/>
                <w:noProof/>
                <w:sz w:val="22"/>
                <w:szCs w:val="22"/>
                <w:lang w:val="es-PE" w:eastAsia="es-PE"/>
              </w:rPr>
              <w:tab/>
            </w:r>
            <w:r w:rsidRPr="002630D1">
              <w:rPr>
                <w:rStyle w:val="Hipervnculo"/>
                <w:noProof/>
                <w:lang w:val="es-PE"/>
              </w:rPr>
              <w:t>Misión.</w:t>
            </w:r>
            <w:r>
              <w:rPr>
                <w:noProof/>
                <w:webHidden/>
              </w:rPr>
              <w:tab/>
            </w:r>
            <w:r>
              <w:rPr>
                <w:noProof/>
                <w:webHidden/>
              </w:rPr>
              <w:fldChar w:fldCharType="begin"/>
            </w:r>
            <w:r>
              <w:rPr>
                <w:noProof/>
                <w:webHidden/>
              </w:rPr>
              <w:instrText xml:space="preserve"> PAGEREF _Toc77196000 \h </w:instrText>
            </w:r>
            <w:r>
              <w:rPr>
                <w:noProof/>
                <w:webHidden/>
              </w:rPr>
            </w:r>
          </w:ins>
          <w:r>
            <w:rPr>
              <w:noProof/>
              <w:webHidden/>
            </w:rPr>
            <w:fldChar w:fldCharType="separate"/>
          </w:r>
          <w:ins w:id="34" w:author="Cindy Mendoza Ibarra" w:date="2021-07-14T22:58:00Z">
            <w:r>
              <w:rPr>
                <w:noProof/>
                <w:webHidden/>
              </w:rPr>
              <w:t>7</w:t>
            </w:r>
            <w:r>
              <w:rPr>
                <w:noProof/>
                <w:webHidden/>
              </w:rPr>
              <w:fldChar w:fldCharType="end"/>
            </w:r>
            <w:r w:rsidRPr="002630D1">
              <w:rPr>
                <w:rStyle w:val="Hipervnculo"/>
                <w:noProof/>
              </w:rPr>
              <w:fldChar w:fldCharType="end"/>
            </w:r>
          </w:ins>
        </w:p>
        <w:p w14:paraId="2111E662" w14:textId="47A35709" w:rsidR="003A7A79" w:rsidRDefault="003A7A79">
          <w:pPr>
            <w:pStyle w:val="TDC2"/>
            <w:tabs>
              <w:tab w:val="left" w:pos="960"/>
              <w:tab w:val="right" w:leader="dot" w:pos="8777"/>
            </w:tabs>
            <w:rPr>
              <w:ins w:id="35" w:author="Cindy Mendoza Ibarra" w:date="2021-07-14T22:58:00Z"/>
              <w:rFonts w:asciiTheme="minorHAnsi" w:eastAsiaTheme="minorEastAsia" w:hAnsiTheme="minorHAnsi" w:cstheme="minorBidi"/>
              <w:smallCaps w:val="0"/>
              <w:noProof/>
              <w:sz w:val="22"/>
              <w:szCs w:val="22"/>
              <w:lang w:val="es-PE" w:eastAsia="es-PE"/>
            </w:rPr>
          </w:pPr>
          <w:ins w:id="36" w:author="Cindy Mendoza Ibarra" w:date="2021-07-14T22:58:00Z">
            <w:r w:rsidRPr="002630D1">
              <w:rPr>
                <w:rStyle w:val="Hipervnculo"/>
                <w:noProof/>
              </w:rPr>
              <w:fldChar w:fldCharType="begin"/>
            </w:r>
            <w:r w:rsidRPr="002630D1">
              <w:rPr>
                <w:rStyle w:val="Hipervnculo"/>
                <w:noProof/>
              </w:rPr>
              <w:instrText xml:space="preserve"> </w:instrText>
            </w:r>
            <w:r>
              <w:rPr>
                <w:noProof/>
              </w:rPr>
              <w:instrText>HYPERLINK \l "_Toc77196001"</w:instrText>
            </w:r>
            <w:r w:rsidRPr="002630D1">
              <w:rPr>
                <w:rStyle w:val="Hipervnculo"/>
                <w:noProof/>
              </w:rPr>
              <w:instrText xml:space="preserve"> </w:instrText>
            </w:r>
            <w:r w:rsidRPr="002630D1">
              <w:rPr>
                <w:rStyle w:val="Hipervnculo"/>
                <w:noProof/>
              </w:rPr>
            </w:r>
            <w:r w:rsidRPr="002630D1">
              <w:rPr>
                <w:rStyle w:val="Hipervnculo"/>
                <w:noProof/>
              </w:rPr>
              <w:fldChar w:fldCharType="separate"/>
            </w:r>
            <w:r w:rsidRPr="002630D1">
              <w:rPr>
                <w:rStyle w:val="Hipervnculo"/>
                <w:noProof/>
                <w:lang w:val="es-PE"/>
              </w:rPr>
              <w:t>2.2</w:t>
            </w:r>
            <w:r>
              <w:rPr>
                <w:rFonts w:asciiTheme="minorHAnsi" w:eastAsiaTheme="minorEastAsia" w:hAnsiTheme="minorHAnsi" w:cstheme="minorBidi"/>
                <w:smallCaps w:val="0"/>
                <w:noProof/>
                <w:sz w:val="22"/>
                <w:szCs w:val="22"/>
                <w:lang w:val="es-PE" w:eastAsia="es-PE"/>
              </w:rPr>
              <w:tab/>
            </w:r>
            <w:r w:rsidRPr="002630D1">
              <w:rPr>
                <w:rStyle w:val="Hipervnculo"/>
                <w:noProof/>
                <w:lang w:val="es-PE"/>
              </w:rPr>
              <w:t>Visión.</w:t>
            </w:r>
            <w:r>
              <w:rPr>
                <w:noProof/>
                <w:webHidden/>
              </w:rPr>
              <w:tab/>
            </w:r>
            <w:r>
              <w:rPr>
                <w:noProof/>
                <w:webHidden/>
              </w:rPr>
              <w:fldChar w:fldCharType="begin"/>
            </w:r>
            <w:r>
              <w:rPr>
                <w:noProof/>
                <w:webHidden/>
              </w:rPr>
              <w:instrText xml:space="preserve"> PAGEREF _Toc77196001 \h </w:instrText>
            </w:r>
            <w:r>
              <w:rPr>
                <w:noProof/>
                <w:webHidden/>
              </w:rPr>
            </w:r>
          </w:ins>
          <w:r>
            <w:rPr>
              <w:noProof/>
              <w:webHidden/>
            </w:rPr>
            <w:fldChar w:fldCharType="separate"/>
          </w:r>
          <w:ins w:id="37" w:author="Cindy Mendoza Ibarra" w:date="2021-07-14T22:58:00Z">
            <w:r>
              <w:rPr>
                <w:noProof/>
                <w:webHidden/>
              </w:rPr>
              <w:t>7</w:t>
            </w:r>
            <w:r>
              <w:rPr>
                <w:noProof/>
                <w:webHidden/>
              </w:rPr>
              <w:fldChar w:fldCharType="end"/>
            </w:r>
            <w:r w:rsidRPr="002630D1">
              <w:rPr>
                <w:rStyle w:val="Hipervnculo"/>
                <w:noProof/>
              </w:rPr>
              <w:fldChar w:fldCharType="end"/>
            </w:r>
          </w:ins>
        </w:p>
        <w:p w14:paraId="46BFF6EC" w14:textId="5C56F835" w:rsidR="003A7A79" w:rsidRDefault="003A7A79">
          <w:pPr>
            <w:pStyle w:val="TDC2"/>
            <w:tabs>
              <w:tab w:val="left" w:pos="960"/>
              <w:tab w:val="right" w:leader="dot" w:pos="8777"/>
            </w:tabs>
            <w:rPr>
              <w:ins w:id="38" w:author="Cindy Mendoza Ibarra" w:date="2021-07-14T22:58:00Z"/>
              <w:rFonts w:asciiTheme="minorHAnsi" w:eastAsiaTheme="minorEastAsia" w:hAnsiTheme="minorHAnsi" w:cstheme="minorBidi"/>
              <w:smallCaps w:val="0"/>
              <w:noProof/>
              <w:sz w:val="22"/>
              <w:szCs w:val="22"/>
              <w:lang w:val="es-PE" w:eastAsia="es-PE"/>
            </w:rPr>
          </w:pPr>
          <w:ins w:id="39" w:author="Cindy Mendoza Ibarra" w:date="2021-07-14T22:58:00Z">
            <w:r w:rsidRPr="002630D1">
              <w:rPr>
                <w:rStyle w:val="Hipervnculo"/>
                <w:noProof/>
              </w:rPr>
              <w:fldChar w:fldCharType="begin"/>
            </w:r>
            <w:r w:rsidRPr="002630D1">
              <w:rPr>
                <w:rStyle w:val="Hipervnculo"/>
                <w:noProof/>
              </w:rPr>
              <w:instrText xml:space="preserve"> </w:instrText>
            </w:r>
            <w:r>
              <w:rPr>
                <w:noProof/>
              </w:rPr>
              <w:instrText>HYPERLINK \l "_Toc77196002"</w:instrText>
            </w:r>
            <w:r w:rsidRPr="002630D1">
              <w:rPr>
                <w:rStyle w:val="Hipervnculo"/>
                <w:noProof/>
              </w:rPr>
              <w:instrText xml:space="preserve"> </w:instrText>
            </w:r>
            <w:r w:rsidRPr="002630D1">
              <w:rPr>
                <w:rStyle w:val="Hipervnculo"/>
                <w:noProof/>
              </w:rPr>
            </w:r>
            <w:r w:rsidRPr="002630D1">
              <w:rPr>
                <w:rStyle w:val="Hipervnculo"/>
                <w:noProof/>
              </w:rPr>
              <w:fldChar w:fldCharType="separate"/>
            </w:r>
            <w:r w:rsidRPr="002630D1">
              <w:rPr>
                <w:rStyle w:val="Hipervnculo"/>
                <w:noProof/>
                <w:lang w:val="es-PE"/>
              </w:rPr>
              <w:t>2.3</w:t>
            </w:r>
            <w:r>
              <w:rPr>
                <w:rFonts w:asciiTheme="minorHAnsi" w:eastAsiaTheme="minorEastAsia" w:hAnsiTheme="minorHAnsi" w:cstheme="minorBidi"/>
                <w:smallCaps w:val="0"/>
                <w:noProof/>
                <w:sz w:val="22"/>
                <w:szCs w:val="22"/>
                <w:lang w:val="es-PE" w:eastAsia="es-PE"/>
              </w:rPr>
              <w:tab/>
            </w:r>
            <w:r w:rsidRPr="002630D1">
              <w:rPr>
                <w:rStyle w:val="Hipervnculo"/>
                <w:noProof/>
                <w:lang w:val="es-PE"/>
              </w:rPr>
              <w:t>Valores corporativos.</w:t>
            </w:r>
            <w:r>
              <w:rPr>
                <w:noProof/>
                <w:webHidden/>
              </w:rPr>
              <w:tab/>
            </w:r>
            <w:r>
              <w:rPr>
                <w:noProof/>
                <w:webHidden/>
              </w:rPr>
              <w:fldChar w:fldCharType="begin"/>
            </w:r>
            <w:r>
              <w:rPr>
                <w:noProof/>
                <w:webHidden/>
              </w:rPr>
              <w:instrText xml:space="preserve"> PAGEREF _Toc77196002 \h </w:instrText>
            </w:r>
            <w:r>
              <w:rPr>
                <w:noProof/>
                <w:webHidden/>
              </w:rPr>
            </w:r>
          </w:ins>
          <w:r>
            <w:rPr>
              <w:noProof/>
              <w:webHidden/>
            </w:rPr>
            <w:fldChar w:fldCharType="separate"/>
          </w:r>
          <w:ins w:id="40" w:author="Cindy Mendoza Ibarra" w:date="2021-07-14T22:58:00Z">
            <w:r>
              <w:rPr>
                <w:noProof/>
                <w:webHidden/>
              </w:rPr>
              <w:t>7</w:t>
            </w:r>
            <w:r>
              <w:rPr>
                <w:noProof/>
                <w:webHidden/>
              </w:rPr>
              <w:fldChar w:fldCharType="end"/>
            </w:r>
            <w:r w:rsidRPr="002630D1">
              <w:rPr>
                <w:rStyle w:val="Hipervnculo"/>
                <w:noProof/>
              </w:rPr>
              <w:fldChar w:fldCharType="end"/>
            </w:r>
          </w:ins>
        </w:p>
        <w:p w14:paraId="4D7093D9" w14:textId="59F225F0" w:rsidR="003A7A79" w:rsidRDefault="003A7A79">
          <w:pPr>
            <w:pStyle w:val="TDC2"/>
            <w:tabs>
              <w:tab w:val="left" w:pos="960"/>
              <w:tab w:val="right" w:leader="dot" w:pos="8777"/>
            </w:tabs>
            <w:rPr>
              <w:ins w:id="41" w:author="Cindy Mendoza Ibarra" w:date="2021-07-14T22:58:00Z"/>
              <w:rFonts w:asciiTheme="minorHAnsi" w:eastAsiaTheme="minorEastAsia" w:hAnsiTheme="minorHAnsi" w:cstheme="minorBidi"/>
              <w:smallCaps w:val="0"/>
              <w:noProof/>
              <w:sz w:val="22"/>
              <w:szCs w:val="22"/>
              <w:lang w:val="es-PE" w:eastAsia="es-PE"/>
            </w:rPr>
          </w:pPr>
          <w:ins w:id="42" w:author="Cindy Mendoza Ibarra" w:date="2021-07-14T22:58:00Z">
            <w:r w:rsidRPr="002630D1">
              <w:rPr>
                <w:rStyle w:val="Hipervnculo"/>
                <w:noProof/>
              </w:rPr>
              <w:fldChar w:fldCharType="begin"/>
            </w:r>
            <w:r w:rsidRPr="002630D1">
              <w:rPr>
                <w:rStyle w:val="Hipervnculo"/>
                <w:noProof/>
              </w:rPr>
              <w:instrText xml:space="preserve"> </w:instrText>
            </w:r>
            <w:r>
              <w:rPr>
                <w:noProof/>
              </w:rPr>
              <w:instrText>HYPERLINK \l "_Toc77196003"</w:instrText>
            </w:r>
            <w:r w:rsidRPr="002630D1">
              <w:rPr>
                <w:rStyle w:val="Hipervnculo"/>
                <w:noProof/>
              </w:rPr>
              <w:instrText xml:space="preserve"> </w:instrText>
            </w:r>
            <w:r w:rsidRPr="002630D1">
              <w:rPr>
                <w:rStyle w:val="Hipervnculo"/>
                <w:noProof/>
              </w:rPr>
            </w:r>
            <w:r w:rsidRPr="002630D1">
              <w:rPr>
                <w:rStyle w:val="Hipervnculo"/>
                <w:noProof/>
              </w:rPr>
              <w:fldChar w:fldCharType="separate"/>
            </w:r>
            <w:r w:rsidRPr="002630D1">
              <w:rPr>
                <w:rStyle w:val="Hipervnculo"/>
                <w:noProof/>
                <w:lang w:val="es-PE"/>
              </w:rPr>
              <w:t>2.4</w:t>
            </w:r>
            <w:r>
              <w:rPr>
                <w:rFonts w:asciiTheme="minorHAnsi" w:eastAsiaTheme="minorEastAsia" w:hAnsiTheme="minorHAnsi" w:cstheme="minorBidi"/>
                <w:smallCaps w:val="0"/>
                <w:noProof/>
                <w:sz w:val="22"/>
                <w:szCs w:val="22"/>
                <w:lang w:val="es-PE" w:eastAsia="es-PE"/>
              </w:rPr>
              <w:tab/>
            </w:r>
            <w:r w:rsidRPr="002630D1">
              <w:rPr>
                <w:rStyle w:val="Hipervnculo"/>
                <w:noProof/>
                <w:lang w:val="es-PE"/>
              </w:rPr>
              <w:t>Pilares culturales.</w:t>
            </w:r>
            <w:r>
              <w:rPr>
                <w:noProof/>
                <w:webHidden/>
              </w:rPr>
              <w:tab/>
            </w:r>
            <w:r>
              <w:rPr>
                <w:noProof/>
                <w:webHidden/>
              </w:rPr>
              <w:fldChar w:fldCharType="begin"/>
            </w:r>
            <w:r>
              <w:rPr>
                <w:noProof/>
                <w:webHidden/>
              </w:rPr>
              <w:instrText xml:space="preserve"> PAGEREF _Toc77196003 \h </w:instrText>
            </w:r>
            <w:r>
              <w:rPr>
                <w:noProof/>
                <w:webHidden/>
              </w:rPr>
            </w:r>
          </w:ins>
          <w:r>
            <w:rPr>
              <w:noProof/>
              <w:webHidden/>
            </w:rPr>
            <w:fldChar w:fldCharType="separate"/>
          </w:r>
          <w:ins w:id="43" w:author="Cindy Mendoza Ibarra" w:date="2021-07-14T22:58:00Z">
            <w:r>
              <w:rPr>
                <w:noProof/>
                <w:webHidden/>
              </w:rPr>
              <w:t>7</w:t>
            </w:r>
            <w:r>
              <w:rPr>
                <w:noProof/>
                <w:webHidden/>
              </w:rPr>
              <w:fldChar w:fldCharType="end"/>
            </w:r>
            <w:r w:rsidRPr="002630D1">
              <w:rPr>
                <w:rStyle w:val="Hipervnculo"/>
                <w:noProof/>
              </w:rPr>
              <w:fldChar w:fldCharType="end"/>
            </w:r>
          </w:ins>
        </w:p>
        <w:p w14:paraId="72E4DD0C" w14:textId="398891D5" w:rsidR="003A7A79" w:rsidRDefault="003A7A79">
          <w:pPr>
            <w:pStyle w:val="TDC1"/>
            <w:tabs>
              <w:tab w:val="left" w:pos="480"/>
              <w:tab w:val="right" w:leader="dot" w:pos="8777"/>
            </w:tabs>
            <w:rPr>
              <w:ins w:id="44" w:author="Cindy Mendoza Ibarra" w:date="2021-07-14T22:58:00Z"/>
              <w:rFonts w:asciiTheme="minorHAnsi" w:eastAsiaTheme="minorEastAsia" w:hAnsiTheme="minorHAnsi" w:cstheme="minorBidi"/>
              <w:b w:val="0"/>
              <w:bCs w:val="0"/>
              <w:caps w:val="0"/>
              <w:noProof/>
              <w:sz w:val="22"/>
              <w:szCs w:val="22"/>
              <w:lang w:val="es-PE" w:eastAsia="es-PE"/>
            </w:rPr>
          </w:pPr>
          <w:ins w:id="45" w:author="Cindy Mendoza Ibarra" w:date="2021-07-14T22:58:00Z">
            <w:r w:rsidRPr="002630D1">
              <w:rPr>
                <w:rStyle w:val="Hipervnculo"/>
                <w:noProof/>
              </w:rPr>
              <w:fldChar w:fldCharType="begin"/>
            </w:r>
            <w:r w:rsidRPr="002630D1">
              <w:rPr>
                <w:rStyle w:val="Hipervnculo"/>
                <w:noProof/>
              </w:rPr>
              <w:instrText xml:space="preserve"> </w:instrText>
            </w:r>
            <w:r>
              <w:rPr>
                <w:noProof/>
              </w:rPr>
              <w:instrText>HYPERLINK \l "_Toc77196004"</w:instrText>
            </w:r>
            <w:r w:rsidRPr="002630D1">
              <w:rPr>
                <w:rStyle w:val="Hipervnculo"/>
                <w:noProof/>
              </w:rPr>
              <w:instrText xml:space="preserve"> </w:instrText>
            </w:r>
            <w:r w:rsidRPr="002630D1">
              <w:rPr>
                <w:rStyle w:val="Hipervnculo"/>
                <w:noProof/>
              </w:rPr>
            </w:r>
            <w:r w:rsidRPr="002630D1">
              <w:rPr>
                <w:rStyle w:val="Hipervnculo"/>
                <w:noProof/>
              </w:rPr>
              <w:fldChar w:fldCharType="separate"/>
            </w:r>
            <w:r w:rsidRPr="002630D1">
              <w:rPr>
                <w:rStyle w:val="Hipervnculo"/>
                <w:noProof/>
                <w:lang w:val="es-PE"/>
              </w:rPr>
              <w:t>3</w:t>
            </w:r>
            <w:r>
              <w:rPr>
                <w:rFonts w:asciiTheme="minorHAnsi" w:eastAsiaTheme="minorEastAsia" w:hAnsiTheme="minorHAnsi" w:cstheme="minorBidi"/>
                <w:b w:val="0"/>
                <w:bCs w:val="0"/>
                <w:caps w:val="0"/>
                <w:noProof/>
                <w:sz w:val="22"/>
                <w:szCs w:val="22"/>
                <w:lang w:val="es-PE" w:eastAsia="es-PE"/>
              </w:rPr>
              <w:tab/>
            </w:r>
            <w:r w:rsidRPr="002630D1">
              <w:rPr>
                <w:rStyle w:val="Hipervnculo"/>
                <w:noProof/>
                <w:lang w:val="es-PE"/>
              </w:rPr>
              <w:t>Análisis del entorno externo:</w:t>
            </w:r>
            <w:r>
              <w:rPr>
                <w:noProof/>
                <w:webHidden/>
              </w:rPr>
              <w:tab/>
            </w:r>
            <w:r>
              <w:rPr>
                <w:noProof/>
                <w:webHidden/>
              </w:rPr>
              <w:fldChar w:fldCharType="begin"/>
            </w:r>
            <w:r>
              <w:rPr>
                <w:noProof/>
                <w:webHidden/>
              </w:rPr>
              <w:instrText xml:space="preserve"> PAGEREF _Toc77196004 \h </w:instrText>
            </w:r>
            <w:r>
              <w:rPr>
                <w:noProof/>
                <w:webHidden/>
              </w:rPr>
            </w:r>
          </w:ins>
          <w:r>
            <w:rPr>
              <w:noProof/>
              <w:webHidden/>
            </w:rPr>
            <w:fldChar w:fldCharType="separate"/>
          </w:r>
          <w:ins w:id="46" w:author="Cindy Mendoza Ibarra" w:date="2021-07-14T22:58:00Z">
            <w:r>
              <w:rPr>
                <w:noProof/>
                <w:webHidden/>
              </w:rPr>
              <w:t>8</w:t>
            </w:r>
            <w:r>
              <w:rPr>
                <w:noProof/>
                <w:webHidden/>
              </w:rPr>
              <w:fldChar w:fldCharType="end"/>
            </w:r>
            <w:r w:rsidRPr="002630D1">
              <w:rPr>
                <w:rStyle w:val="Hipervnculo"/>
                <w:noProof/>
              </w:rPr>
              <w:fldChar w:fldCharType="end"/>
            </w:r>
          </w:ins>
        </w:p>
        <w:p w14:paraId="510100CE" w14:textId="53CE8758" w:rsidR="003A7A79" w:rsidRDefault="003A7A79">
          <w:pPr>
            <w:pStyle w:val="TDC2"/>
            <w:tabs>
              <w:tab w:val="left" w:pos="960"/>
              <w:tab w:val="right" w:leader="dot" w:pos="8777"/>
            </w:tabs>
            <w:rPr>
              <w:ins w:id="47" w:author="Cindy Mendoza Ibarra" w:date="2021-07-14T22:58:00Z"/>
              <w:rFonts w:asciiTheme="minorHAnsi" w:eastAsiaTheme="minorEastAsia" w:hAnsiTheme="minorHAnsi" w:cstheme="minorBidi"/>
              <w:smallCaps w:val="0"/>
              <w:noProof/>
              <w:sz w:val="22"/>
              <w:szCs w:val="22"/>
              <w:lang w:val="es-PE" w:eastAsia="es-PE"/>
            </w:rPr>
          </w:pPr>
          <w:ins w:id="48" w:author="Cindy Mendoza Ibarra" w:date="2021-07-14T22:58:00Z">
            <w:r w:rsidRPr="002630D1">
              <w:rPr>
                <w:rStyle w:val="Hipervnculo"/>
                <w:noProof/>
              </w:rPr>
              <w:fldChar w:fldCharType="begin"/>
            </w:r>
            <w:r w:rsidRPr="002630D1">
              <w:rPr>
                <w:rStyle w:val="Hipervnculo"/>
                <w:noProof/>
              </w:rPr>
              <w:instrText xml:space="preserve"> </w:instrText>
            </w:r>
            <w:r>
              <w:rPr>
                <w:noProof/>
              </w:rPr>
              <w:instrText>HYPERLINK \l "_Toc77196005"</w:instrText>
            </w:r>
            <w:r w:rsidRPr="002630D1">
              <w:rPr>
                <w:rStyle w:val="Hipervnculo"/>
                <w:noProof/>
              </w:rPr>
              <w:instrText xml:space="preserve"> </w:instrText>
            </w:r>
            <w:r w:rsidRPr="002630D1">
              <w:rPr>
                <w:rStyle w:val="Hipervnculo"/>
                <w:noProof/>
              </w:rPr>
            </w:r>
            <w:r w:rsidRPr="002630D1">
              <w:rPr>
                <w:rStyle w:val="Hipervnculo"/>
                <w:noProof/>
              </w:rPr>
              <w:fldChar w:fldCharType="separate"/>
            </w:r>
            <w:r w:rsidRPr="002630D1">
              <w:rPr>
                <w:rStyle w:val="Hipervnculo"/>
                <w:noProof/>
                <w:lang w:val="es-PE"/>
              </w:rPr>
              <w:t>3.1</w:t>
            </w:r>
            <w:r>
              <w:rPr>
                <w:rFonts w:asciiTheme="minorHAnsi" w:eastAsiaTheme="minorEastAsia" w:hAnsiTheme="minorHAnsi" w:cstheme="minorBidi"/>
                <w:smallCaps w:val="0"/>
                <w:noProof/>
                <w:sz w:val="22"/>
                <w:szCs w:val="22"/>
                <w:lang w:val="es-PE" w:eastAsia="es-PE"/>
              </w:rPr>
              <w:tab/>
            </w:r>
            <w:r w:rsidRPr="002630D1">
              <w:rPr>
                <w:rStyle w:val="Hipervnculo"/>
                <w:noProof/>
                <w:lang w:val="es-PE"/>
              </w:rPr>
              <w:t>Entorno específico. Las 5 fuerza de Porter.</w:t>
            </w:r>
            <w:r>
              <w:rPr>
                <w:noProof/>
                <w:webHidden/>
              </w:rPr>
              <w:tab/>
            </w:r>
            <w:r>
              <w:rPr>
                <w:noProof/>
                <w:webHidden/>
              </w:rPr>
              <w:fldChar w:fldCharType="begin"/>
            </w:r>
            <w:r>
              <w:rPr>
                <w:noProof/>
                <w:webHidden/>
              </w:rPr>
              <w:instrText xml:space="preserve"> PAGEREF _Toc77196005 \h </w:instrText>
            </w:r>
            <w:r>
              <w:rPr>
                <w:noProof/>
                <w:webHidden/>
              </w:rPr>
            </w:r>
          </w:ins>
          <w:r>
            <w:rPr>
              <w:noProof/>
              <w:webHidden/>
            </w:rPr>
            <w:fldChar w:fldCharType="separate"/>
          </w:r>
          <w:ins w:id="49" w:author="Cindy Mendoza Ibarra" w:date="2021-07-14T22:58:00Z">
            <w:r>
              <w:rPr>
                <w:noProof/>
                <w:webHidden/>
              </w:rPr>
              <w:t>8</w:t>
            </w:r>
            <w:r>
              <w:rPr>
                <w:noProof/>
                <w:webHidden/>
              </w:rPr>
              <w:fldChar w:fldCharType="end"/>
            </w:r>
            <w:r w:rsidRPr="002630D1">
              <w:rPr>
                <w:rStyle w:val="Hipervnculo"/>
                <w:noProof/>
              </w:rPr>
              <w:fldChar w:fldCharType="end"/>
            </w:r>
          </w:ins>
        </w:p>
        <w:p w14:paraId="2E88CAF5" w14:textId="50D206DB" w:rsidR="003A7A79" w:rsidRDefault="003A7A79">
          <w:pPr>
            <w:pStyle w:val="TDC2"/>
            <w:tabs>
              <w:tab w:val="left" w:pos="960"/>
              <w:tab w:val="right" w:leader="dot" w:pos="8777"/>
            </w:tabs>
            <w:rPr>
              <w:ins w:id="50" w:author="Cindy Mendoza Ibarra" w:date="2021-07-14T22:58:00Z"/>
              <w:rFonts w:asciiTheme="minorHAnsi" w:eastAsiaTheme="minorEastAsia" w:hAnsiTheme="minorHAnsi" w:cstheme="minorBidi"/>
              <w:smallCaps w:val="0"/>
              <w:noProof/>
              <w:sz w:val="22"/>
              <w:szCs w:val="22"/>
              <w:lang w:val="es-PE" w:eastAsia="es-PE"/>
            </w:rPr>
          </w:pPr>
          <w:ins w:id="51" w:author="Cindy Mendoza Ibarra" w:date="2021-07-14T22:58:00Z">
            <w:r w:rsidRPr="002630D1">
              <w:rPr>
                <w:rStyle w:val="Hipervnculo"/>
                <w:noProof/>
              </w:rPr>
              <w:fldChar w:fldCharType="begin"/>
            </w:r>
            <w:r w:rsidRPr="002630D1">
              <w:rPr>
                <w:rStyle w:val="Hipervnculo"/>
                <w:noProof/>
              </w:rPr>
              <w:instrText xml:space="preserve"> </w:instrText>
            </w:r>
            <w:r>
              <w:rPr>
                <w:noProof/>
              </w:rPr>
              <w:instrText>HYPERLINK \l "_Toc77196006"</w:instrText>
            </w:r>
            <w:r w:rsidRPr="002630D1">
              <w:rPr>
                <w:rStyle w:val="Hipervnculo"/>
                <w:noProof/>
              </w:rPr>
              <w:instrText xml:space="preserve"> </w:instrText>
            </w:r>
            <w:r w:rsidRPr="002630D1">
              <w:rPr>
                <w:rStyle w:val="Hipervnculo"/>
                <w:noProof/>
              </w:rPr>
            </w:r>
            <w:r w:rsidRPr="002630D1">
              <w:rPr>
                <w:rStyle w:val="Hipervnculo"/>
                <w:noProof/>
              </w:rPr>
              <w:fldChar w:fldCharType="separate"/>
            </w:r>
            <w:r w:rsidRPr="002630D1">
              <w:rPr>
                <w:rStyle w:val="Hipervnculo"/>
                <w:noProof/>
                <w:lang w:val="es-PE"/>
              </w:rPr>
              <w:t>3.2</w:t>
            </w:r>
            <w:r>
              <w:rPr>
                <w:rFonts w:asciiTheme="minorHAnsi" w:eastAsiaTheme="minorEastAsia" w:hAnsiTheme="minorHAnsi" w:cstheme="minorBidi"/>
                <w:smallCaps w:val="0"/>
                <w:noProof/>
                <w:sz w:val="22"/>
                <w:szCs w:val="22"/>
                <w:lang w:val="es-PE" w:eastAsia="es-PE"/>
              </w:rPr>
              <w:tab/>
            </w:r>
            <w:r w:rsidRPr="002630D1">
              <w:rPr>
                <w:rStyle w:val="Hipervnculo"/>
                <w:noProof/>
                <w:lang w:val="es-PE"/>
              </w:rPr>
              <w:t>Entorno general. Análisis PESTE.</w:t>
            </w:r>
            <w:r>
              <w:rPr>
                <w:noProof/>
                <w:webHidden/>
              </w:rPr>
              <w:tab/>
            </w:r>
            <w:r>
              <w:rPr>
                <w:noProof/>
                <w:webHidden/>
              </w:rPr>
              <w:fldChar w:fldCharType="begin"/>
            </w:r>
            <w:r>
              <w:rPr>
                <w:noProof/>
                <w:webHidden/>
              </w:rPr>
              <w:instrText xml:space="preserve"> PAGEREF _Toc77196006 \h </w:instrText>
            </w:r>
            <w:r>
              <w:rPr>
                <w:noProof/>
                <w:webHidden/>
              </w:rPr>
            </w:r>
          </w:ins>
          <w:r>
            <w:rPr>
              <w:noProof/>
              <w:webHidden/>
            </w:rPr>
            <w:fldChar w:fldCharType="separate"/>
          </w:r>
          <w:ins w:id="52" w:author="Cindy Mendoza Ibarra" w:date="2021-07-14T22:58:00Z">
            <w:r>
              <w:rPr>
                <w:noProof/>
                <w:webHidden/>
              </w:rPr>
              <w:t>12</w:t>
            </w:r>
            <w:r>
              <w:rPr>
                <w:noProof/>
                <w:webHidden/>
              </w:rPr>
              <w:fldChar w:fldCharType="end"/>
            </w:r>
            <w:r w:rsidRPr="002630D1">
              <w:rPr>
                <w:rStyle w:val="Hipervnculo"/>
                <w:noProof/>
              </w:rPr>
              <w:fldChar w:fldCharType="end"/>
            </w:r>
          </w:ins>
        </w:p>
        <w:p w14:paraId="50DEF6F7" w14:textId="09CBAC58" w:rsidR="003A7A79" w:rsidRDefault="003A7A79">
          <w:pPr>
            <w:pStyle w:val="TDC2"/>
            <w:tabs>
              <w:tab w:val="left" w:pos="960"/>
              <w:tab w:val="right" w:leader="dot" w:pos="8777"/>
            </w:tabs>
            <w:rPr>
              <w:ins w:id="53" w:author="Cindy Mendoza Ibarra" w:date="2021-07-14T22:58:00Z"/>
              <w:rFonts w:asciiTheme="minorHAnsi" w:eastAsiaTheme="minorEastAsia" w:hAnsiTheme="minorHAnsi" w:cstheme="minorBidi"/>
              <w:smallCaps w:val="0"/>
              <w:noProof/>
              <w:sz w:val="22"/>
              <w:szCs w:val="22"/>
              <w:lang w:val="es-PE" w:eastAsia="es-PE"/>
            </w:rPr>
          </w:pPr>
          <w:ins w:id="54" w:author="Cindy Mendoza Ibarra" w:date="2021-07-14T22:58:00Z">
            <w:r w:rsidRPr="002630D1">
              <w:rPr>
                <w:rStyle w:val="Hipervnculo"/>
                <w:noProof/>
              </w:rPr>
              <w:fldChar w:fldCharType="begin"/>
            </w:r>
            <w:r w:rsidRPr="002630D1">
              <w:rPr>
                <w:rStyle w:val="Hipervnculo"/>
                <w:noProof/>
              </w:rPr>
              <w:instrText xml:space="preserve"> </w:instrText>
            </w:r>
            <w:r>
              <w:rPr>
                <w:noProof/>
              </w:rPr>
              <w:instrText>HYPERLINK \l "_Toc77196007"</w:instrText>
            </w:r>
            <w:r w:rsidRPr="002630D1">
              <w:rPr>
                <w:rStyle w:val="Hipervnculo"/>
                <w:noProof/>
              </w:rPr>
              <w:instrText xml:space="preserve"> </w:instrText>
            </w:r>
            <w:r w:rsidRPr="002630D1">
              <w:rPr>
                <w:rStyle w:val="Hipervnculo"/>
                <w:noProof/>
              </w:rPr>
            </w:r>
            <w:r w:rsidRPr="002630D1">
              <w:rPr>
                <w:rStyle w:val="Hipervnculo"/>
                <w:noProof/>
              </w:rPr>
              <w:fldChar w:fldCharType="separate"/>
            </w:r>
            <w:r w:rsidRPr="002630D1">
              <w:rPr>
                <w:rStyle w:val="Hipervnculo"/>
                <w:noProof/>
                <w:lang w:val="es-PE"/>
              </w:rPr>
              <w:t>3.3</w:t>
            </w:r>
            <w:r>
              <w:rPr>
                <w:rFonts w:asciiTheme="minorHAnsi" w:eastAsiaTheme="minorEastAsia" w:hAnsiTheme="minorHAnsi" w:cstheme="minorBidi"/>
                <w:smallCaps w:val="0"/>
                <w:noProof/>
                <w:sz w:val="22"/>
                <w:szCs w:val="22"/>
                <w:lang w:val="es-PE" w:eastAsia="es-PE"/>
              </w:rPr>
              <w:tab/>
            </w:r>
            <w:r w:rsidRPr="002630D1">
              <w:rPr>
                <w:rStyle w:val="Hipervnculo"/>
                <w:noProof/>
                <w:lang w:val="es-PE"/>
              </w:rPr>
              <w:t>Listado de oportunidades y amenazas.</w:t>
            </w:r>
            <w:r>
              <w:rPr>
                <w:noProof/>
                <w:webHidden/>
              </w:rPr>
              <w:tab/>
            </w:r>
            <w:r>
              <w:rPr>
                <w:noProof/>
                <w:webHidden/>
              </w:rPr>
              <w:fldChar w:fldCharType="begin"/>
            </w:r>
            <w:r>
              <w:rPr>
                <w:noProof/>
                <w:webHidden/>
              </w:rPr>
              <w:instrText xml:space="preserve"> PAGEREF _Toc77196007 \h </w:instrText>
            </w:r>
            <w:r>
              <w:rPr>
                <w:noProof/>
                <w:webHidden/>
              </w:rPr>
            </w:r>
          </w:ins>
          <w:r>
            <w:rPr>
              <w:noProof/>
              <w:webHidden/>
            </w:rPr>
            <w:fldChar w:fldCharType="separate"/>
          </w:r>
          <w:ins w:id="55" w:author="Cindy Mendoza Ibarra" w:date="2021-07-14T22:58:00Z">
            <w:r>
              <w:rPr>
                <w:noProof/>
                <w:webHidden/>
              </w:rPr>
              <w:t>14</w:t>
            </w:r>
            <w:r>
              <w:rPr>
                <w:noProof/>
                <w:webHidden/>
              </w:rPr>
              <w:fldChar w:fldCharType="end"/>
            </w:r>
            <w:r w:rsidRPr="002630D1">
              <w:rPr>
                <w:rStyle w:val="Hipervnculo"/>
                <w:noProof/>
              </w:rPr>
              <w:fldChar w:fldCharType="end"/>
            </w:r>
          </w:ins>
        </w:p>
        <w:p w14:paraId="14B53308" w14:textId="66C3D7F4" w:rsidR="003A7A79" w:rsidRDefault="003A7A79">
          <w:pPr>
            <w:pStyle w:val="TDC1"/>
            <w:tabs>
              <w:tab w:val="left" w:pos="480"/>
              <w:tab w:val="right" w:leader="dot" w:pos="8777"/>
            </w:tabs>
            <w:rPr>
              <w:ins w:id="56" w:author="Cindy Mendoza Ibarra" w:date="2021-07-14T22:58:00Z"/>
              <w:rFonts w:asciiTheme="minorHAnsi" w:eastAsiaTheme="minorEastAsia" w:hAnsiTheme="minorHAnsi" w:cstheme="minorBidi"/>
              <w:b w:val="0"/>
              <w:bCs w:val="0"/>
              <w:caps w:val="0"/>
              <w:noProof/>
              <w:sz w:val="22"/>
              <w:szCs w:val="22"/>
              <w:lang w:val="es-PE" w:eastAsia="es-PE"/>
            </w:rPr>
          </w:pPr>
          <w:ins w:id="57" w:author="Cindy Mendoza Ibarra" w:date="2021-07-14T22:58:00Z">
            <w:r w:rsidRPr="002630D1">
              <w:rPr>
                <w:rStyle w:val="Hipervnculo"/>
                <w:noProof/>
              </w:rPr>
              <w:fldChar w:fldCharType="begin"/>
            </w:r>
            <w:r w:rsidRPr="002630D1">
              <w:rPr>
                <w:rStyle w:val="Hipervnculo"/>
                <w:noProof/>
              </w:rPr>
              <w:instrText xml:space="preserve"> </w:instrText>
            </w:r>
            <w:r>
              <w:rPr>
                <w:noProof/>
              </w:rPr>
              <w:instrText>HYPERLINK \l "_Toc77196008"</w:instrText>
            </w:r>
            <w:r w:rsidRPr="002630D1">
              <w:rPr>
                <w:rStyle w:val="Hipervnculo"/>
                <w:noProof/>
              </w:rPr>
              <w:instrText xml:space="preserve"> </w:instrText>
            </w:r>
            <w:r w:rsidRPr="002630D1">
              <w:rPr>
                <w:rStyle w:val="Hipervnculo"/>
                <w:noProof/>
              </w:rPr>
            </w:r>
            <w:r w:rsidRPr="002630D1">
              <w:rPr>
                <w:rStyle w:val="Hipervnculo"/>
                <w:noProof/>
              </w:rPr>
              <w:fldChar w:fldCharType="separate"/>
            </w:r>
            <w:r w:rsidRPr="002630D1">
              <w:rPr>
                <w:rStyle w:val="Hipervnculo"/>
                <w:noProof/>
                <w:lang w:val="es-PE"/>
              </w:rPr>
              <w:t>4</w:t>
            </w:r>
            <w:r>
              <w:rPr>
                <w:rFonts w:asciiTheme="minorHAnsi" w:eastAsiaTheme="minorEastAsia" w:hAnsiTheme="minorHAnsi" w:cstheme="minorBidi"/>
                <w:b w:val="0"/>
                <w:bCs w:val="0"/>
                <w:caps w:val="0"/>
                <w:noProof/>
                <w:sz w:val="22"/>
                <w:szCs w:val="22"/>
                <w:lang w:val="es-PE" w:eastAsia="es-PE"/>
              </w:rPr>
              <w:tab/>
            </w:r>
            <w:r w:rsidRPr="002630D1">
              <w:rPr>
                <w:rStyle w:val="Hipervnculo"/>
                <w:noProof/>
                <w:lang w:val="es-PE"/>
              </w:rPr>
              <w:t>Análisis del entorno interno:</w:t>
            </w:r>
            <w:r>
              <w:rPr>
                <w:noProof/>
                <w:webHidden/>
              </w:rPr>
              <w:tab/>
            </w:r>
            <w:r>
              <w:rPr>
                <w:noProof/>
                <w:webHidden/>
              </w:rPr>
              <w:fldChar w:fldCharType="begin"/>
            </w:r>
            <w:r>
              <w:rPr>
                <w:noProof/>
                <w:webHidden/>
              </w:rPr>
              <w:instrText xml:space="preserve"> PAGEREF _Toc77196008 \h </w:instrText>
            </w:r>
            <w:r>
              <w:rPr>
                <w:noProof/>
                <w:webHidden/>
              </w:rPr>
            </w:r>
          </w:ins>
          <w:r>
            <w:rPr>
              <w:noProof/>
              <w:webHidden/>
            </w:rPr>
            <w:fldChar w:fldCharType="separate"/>
          </w:r>
          <w:ins w:id="58" w:author="Cindy Mendoza Ibarra" w:date="2021-07-14T22:58:00Z">
            <w:r>
              <w:rPr>
                <w:noProof/>
                <w:webHidden/>
              </w:rPr>
              <w:t>15</w:t>
            </w:r>
            <w:r>
              <w:rPr>
                <w:noProof/>
                <w:webHidden/>
              </w:rPr>
              <w:fldChar w:fldCharType="end"/>
            </w:r>
            <w:r w:rsidRPr="002630D1">
              <w:rPr>
                <w:rStyle w:val="Hipervnculo"/>
                <w:noProof/>
              </w:rPr>
              <w:fldChar w:fldCharType="end"/>
            </w:r>
          </w:ins>
        </w:p>
        <w:p w14:paraId="06737075" w14:textId="3F9D72A2" w:rsidR="003A7A79" w:rsidRDefault="003A7A79">
          <w:pPr>
            <w:pStyle w:val="TDC2"/>
            <w:tabs>
              <w:tab w:val="left" w:pos="960"/>
              <w:tab w:val="right" w:leader="dot" w:pos="8777"/>
            </w:tabs>
            <w:rPr>
              <w:ins w:id="59" w:author="Cindy Mendoza Ibarra" w:date="2021-07-14T22:58:00Z"/>
              <w:rFonts w:asciiTheme="minorHAnsi" w:eastAsiaTheme="minorEastAsia" w:hAnsiTheme="minorHAnsi" w:cstheme="minorBidi"/>
              <w:smallCaps w:val="0"/>
              <w:noProof/>
              <w:sz w:val="22"/>
              <w:szCs w:val="22"/>
              <w:lang w:val="es-PE" w:eastAsia="es-PE"/>
            </w:rPr>
          </w:pPr>
          <w:ins w:id="60" w:author="Cindy Mendoza Ibarra" w:date="2021-07-14T22:58:00Z">
            <w:r w:rsidRPr="002630D1">
              <w:rPr>
                <w:rStyle w:val="Hipervnculo"/>
                <w:noProof/>
              </w:rPr>
              <w:fldChar w:fldCharType="begin"/>
            </w:r>
            <w:r w:rsidRPr="002630D1">
              <w:rPr>
                <w:rStyle w:val="Hipervnculo"/>
                <w:noProof/>
              </w:rPr>
              <w:instrText xml:space="preserve"> </w:instrText>
            </w:r>
            <w:r>
              <w:rPr>
                <w:noProof/>
              </w:rPr>
              <w:instrText>HYPERLINK \l "_Toc77196009"</w:instrText>
            </w:r>
            <w:r w:rsidRPr="002630D1">
              <w:rPr>
                <w:rStyle w:val="Hipervnculo"/>
                <w:noProof/>
              </w:rPr>
              <w:instrText xml:space="preserve"> </w:instrText>
            </w:r>
            <w:r w:rsidRPr="002630D1">
              <w:rPr>
                <w:rStyle w:val="Hipervnculo"/>
                <w:noProof/>
              </w:rPr>
            </w:r>
            <w:r w:rsidRPr="002630D1">
              <w:rPr>
                <w:rStyle w:val="Hipervnculo"/>
                <w:noProof/>
              </w:rPr>
              <w:fldChar w:fldCharType="separate"/>
            </w:r>
            <w:r w:rsidRPr="002630D1">
              <w:rPr>
                <w:rStyle w:val="Hipervnculo"/>
                <w:noProof/>
                <w:lang w:val="es-PE"/>
              </w:rPr>
              <w:t>4.1</w:t>
            </w:r>
            <w:r>
              <w:rPr>
                <w:rFonts w:asciiTheme="minorHAnsi" w:eastAsiaTheme="minorEastAsia" w:hAnsiTheme="minorHAnsi" w:cstheme="minorBidi"/>
                <w:smallCaps w:val="0"/>
                <w:noProof/>
                <w:sz w:val="22"/>
                <w:szCs w:val="22"/>
                <w:lang w:val="es-PE" w:eastAsia="es-PE"/>
              </w:rPr>
              <w:tab/>
            </w:r>
            <w:r w:rsidRPr="002630D1">
              <w:rPr>
                <w:rStyle w:val="Hipervnculo"/>
                <w:noProof/>
                <w:lang w:val="es-PE"/>
              </w:rPr>
              <w:t>Comercial.</w:t>
            </w:r>
            <w:r>
              <w:rPr>
                <w:noProof/>
                <w:webHidden/>
              </w:rPr>
              <w:tab/>
            </w:r>
            <w:r>
              <w:rPr>
                <w:noProof/>
                <w:webHidden/>
              </w:rPr>
              <w:fldChar w:fldCharType="begin"/>
            </w:r>
            <w:r>
              <w:rPr>
                <w:noProof/>
                <w:webHidden/>
              </w:rPr>
              <w:instrText xml:space="preserve"> PAGEREF _Toc77196009 \h </w:instrText>
            </w:r>
            <w:r>
              <w:rPr>
                <w:noProof/>
                <w:webHidden/>
              </w:rPr>
            </w:r>
          </w:ins>
          <w:r>
            <w:rPr>
              <w:noProof/>
              <w:webHidden/>
            </w:rPr>
            <w:fldChar w:fldCharType="separate"/>
          </w:r>
          <w:ins w:id="61" w:author="Cindy Mendoza Ibarra" w:date="2021-07-14T22:58:00Z">
            <w:r>
              <w:rPr>
                <w:noProof/>
                <w:webHidden/>
              </w:rPr>
              <w:t>15</w:t>
            </w:r>
            <w:r>
              <w:rPr>
                <w:noProof/>
                <w:webHidden/>
              </w:rPr>
              <w:fldChar w:fldCharType="end"/>
            </w:r>
            <w:r w:rsidRPr="002630D1">
              <w:rPr>
                <w:rStyle w:val="Hipervnculo"/>
                <w:noProof/>
              </w:rPr>
              <w:fldChar w:fldCharType="end"/>
            </w:r>
          </w:ins>
        </w:p>
        <w:p w14:paraId="15ADF4F9" w14:textId="5FF9F10E" w:rsidR="003A7A79" w:rsidRDefault="003A7A79">
          <w:pPr>
            <w:pStyle w:val="TDC2"/>
            <w:tabs>
              <w:tab w:val="left" w:pos="960"/>
              <w:tab w:val="right" w:leader="dot" w:pos="8777"/>
            </w:tabs>
            <w:rPr>
              <w:ins w:id="62" w:author="Cindy Mendoza Ibarra" w:date="2021-07-14T22:58:00Z"/>
              <w:rFonts w:asciiTheme="minorHAnsi" w:eastAsiaTheme="minorEastAsia" w:hAnsiTheme="minorHAnsi" w:cstheme="minorBidi"/>
              <w:smallCaps w:val="0"/>
              <w:noProof/>
              <w:sz w:val="22"/>
              <w:szCs w:val="22"/>
              <w:lang w:val="es-PE" w:eastAsia="es-PE"/>
            </w:rPr>
          </w:pPr>
          <w:ins w:id="63" w:author="Cindy Mendoza Ibarra" w:date="2021-07-14T22:58:00Z">
            <w:r w:rsidRPr="002630D1">
              <w:rPr>
                <w:rStyle w:val="Hipervnculo"/>
                <w:noProof/>
              </w:rPr>
              <w:fldChar w:fldCharType="begin"/>
            </w:r>
            <w:r w:rsidRPr="002630D1">
              <w:rPr>
                <w:rStyle w:val="Hipervnculo"/>
                <w:noProof/>
              </w:rPr>
              <w:instrText xml:space="preserve"> </w:instrText>
            </w:r>
            <w:r>
              <w:rPr>
                <w:noProof/>
              </w:rPr>
              <w:instrText>HYPERLINK \l "_Toc77196010"</w:instrText>
            </w:r>
            <w:r w:rsidRPr="002630D1">
              <w:rPr>
                <w:rStyle w:val="Hipervnculo"/>
                <w:noProof/>
              </w:rPr>
              <w:instrText xml:space="preserve"> </w:instrText>
            </w:r>
            <w:r w:rsidRPr="002630D1">
              <w:rPr>
                <w:rStyle w:val="Hipervnculo"/>
                <w:noProof/>
              </w:rPr>
            </w:r>
            <w:r w:rsidRPr="002630D1">
              <w:rPr>
                <w:rStyle w:val="Hipervnculo"/>
                <w:noProof/>
              </w:rPr>
              <w:fldChar w:fldCharType="separate"/>
            </w:r>
            <w:r w:rsidRPr="002630D1">
              <w:rPr>
                <w:rStyle w:val="Hipervnculo"/>
                <w:noProof/>
                <w:lang w:val="es-PE"/>
              </w:rPr>
              <w:t>4.2</w:t>
            </w:r>
            <w:r>
              <w:rPr>
                <w:rFonts w:asciiTheme="minorHAnsi" w:eastAsiaTheme="minorEastAsia" w:hAnsiTheme="minorHAnsi" w:cstheme="minorBidi"/>
                <w:smallCaps w:val="0"/>
                <w:noProof/>
                <w:sz w:val="22"/>
                <w:szCs w:val="22"/>
                <w:lang w:val="es-PE" w:eastAsia="es-PE"/>
              </w:rPr>
              <w:tab/>
            </w:r>
            <w:r w:rsidRPr="002630D1">
              <w:rPr>
                <w:rStyle w:val="Hipervnculo"/>
                <w:noProof/>
                <w:lang w:val="es-PE"/>
              </w:rPr>
              <w:t>Recursos.</w:t>
            </w:r>
            <w:r>
              <w:rPr>
                <w:noProof/>
                <w:webHidden/>
              </w:rPr>
              <w:tab/>
            </w:r>
            <w:r>
              <w:rPr>
                <w:noProof/>
                <w:webHidden/>
              </w:rPr>
              <w:fldChar w:fldCharType="begin"/>
            </w:r>
            <w:r>
              <w:rPr>
                <w:noProof/>
                <w:webHidden/>
              </w:rPr>
              <w:instrText xml:space="preserve"> PAGEREF _Toc77196010 \h </w:instrText>
            </w:r>
            <w:r>
              <w:rPr>
                <w:noProof/>
                <w:webHidden/>
              </w:rPr>
            </w:r>
          </w:ins>
          <w:r>
            <w:rPr>
              <w:noProof/>
              <w:webHidden/>
            </w:rPr>
            <w:fldChar w:fldCharType="separate"/>
          </w:r>
          <w:ins w:id="64" w:author="Cindy Mendoza Ibarra" w:date="2021-07-14T22:58:00Z">
            <w:r>
              <w:rPr>
                <w:noProof/>
                <w:webHidden/>
              </w:rPr>
              <w:t>15</w:t>
            </w:r>
            <w:r>
              <w:rPr>
                <w:noProof/>
                <w:webHidden/>
              </w:rPr>
              <w:fldChar w:fldCharType="end"/>
            </w:r>
            <w:r w:rsidRPr="002630D1">
              <w:rPr>
                <w:rStyle w:val="Hipervnculo"/>
                <w:noProof/>
              </w:rPr>
              <w:fldChar w:fldCharType="end"/>
            </w:r>
          </w:ins>
        </w:p>
        <w:p w14:paraId="4D9BBE56" w14:textId="6E0927E1" w:rsidR="003A7A79" w:rsidRDefault="003A7A79">
          <w:pPr>
            <w:pStyle w:val="TDC2"/>
            <w:tabs>
              <w:tab w:val="left" w:pos="960"/>
              <w:tab w:val="right" w:leader="dot" w:pos="8777"/>
            </w:tabs>
            <w:rPr>
              <w:ins w:id="65" w:author="Cindy Mendoza Ibarra" w:date="2021-07-14T22:58:00Z"/>
              <w:rFonts w:asciiTheme="minorHAnsi" w:eastAsiaTheme="minorEastAsia" w:hAnsiTheme="minorHAnsi" w:cstheme="minorBidi"/>
              <w:smallCaps w:val="0"/>
              <w:noProof/>
              <w:sz w:val="22"/>
              <w:szCs w:val="22"/>
              <w:lang w:val="es-PE" w:eastAsia="es-PE"/>
            </w:rPr>
          </w:pPr>
          <w:ins w:id="66" w:author="Cindy Mendoza Ibarra" w:date="2021-07-14T22:58:00Z">
            <w:r w:rsidRPr="002630D1">
              <w:rPr>
                <w:rStyle w:val="Hipervnculo"/>
                <w:noProof/>
              </w:rPr>
              <w:fldChar w:fldCharType="begin"/>
            </w:r>
            <w:r w:rsidRPr="002630D1">
              <w:rPr>
                <w:rStyle w:val="Hipervnculo"/>
                <w:noProof/>
              </w:rPr>
              <w:instrText xml:space="preserve"> </w:instrText>
            </w:r>
            <w:r>
              <w:rPr>
                <w:noProof/>
              </w:rPr>
              <w:instrText>HYPERLINK \l "_Toc77196011"</w:instrText>
            </w:r>
            <w:r w:rsidRPr="002630D1">
              <w:rPr>
                <w:rStyle w:val="Hipervnculo"/>
                <w:noProof/>
              </w:rPr>
              <w:instrText xml:space="preserve"> </w:instrText>
            </w:r>
            <w:r w:rsidRPr="002630D1">
              <w:rPr>
                <w:rStyle w:val="Hipervnculo"/>
                <w:noProof/>
              </w:rPr>
            </w:r>
            <w:r w:rsidRPr="002630D1">
              <w:rPr>
                <w:rStyle w:val="Hipervnculo"/>
                <w:noProof/>
              </w:rPr>
              <w:fldChar w:fldCharType="separate"/>
            </w:r>
            <w:r w:rsidRPr="002630D1">
              <w:rPr>
                <w:rStyle w:val="Hipervnculo"/>
                <w:noProof/>
                <w:lang w:val="es-PE"/>
              </w:rPr>
              <w:t>4.3</w:t>
            </w:r>
            <w:r>
              <w:rPr>
                <w:rFonts w:asciiTheme="minorHAnsi" w:eastAsiaTheme="minorEastAsia" w:hAnsiTheme="minorHAnsi" w:cstheme="minorBidi"/>
                <w:smallCaps w:val="0"/>
                <w:noProof/>
                <w:sz w:val="22"/>
                <w:szCs w:val="22"/>
                <w:lang w:val="es-PE" w:eastAsia="es-PE"/>
              </w:rPr>
              <w:tab/>
            </w:r>
            <w:r w:rsidRPr="002630D1">
              <w:rPr>
                <w:rStyle w:val="Hipervnculo"/>
                <w:noProof/>
                <w:lang w:val="es-PE"/>
              </w:rPr>
              <w:t>Personas.</w:t>
            </w:r>
            <w:r>
              <w:rPr>
                <w:noProof/>
                <w:webHidden/>
              </w:rPr>
              <w:tab/>
            </w:r>
            <w:r>
              <w:rPr>
                <w:noProof/>
                <w:webHidden/>
              </w:rPr>
              <w:fldChar w:fldCharType="begin"/>
            </w:r>
            <w:r>
              <w:rPr>
                <w:noProof/>
                <w:webHidden/>
              </w:rPr>
              <w:instrText xml:space="preserve"> PAGEREF _Toc77196011 \h </w:instrText>
            </w:r>
            <w:r>
              <w:rPr>
                <w:noProof/>
                <w:webHidden/>
              </w:rPr>
            </w:r>
          </w:ins>
          <w:r>
            <w:rPr>
              <w:noProof/>
              <w:webHidden/>
            </w:rPr>
            <w:fldChar w:fldCharType="separate"/>
          </w:r>
          <w:ins w:id="67" w:author="Cindy Mendoza Ibarra" w:date="2021-07-14T22:58:00Z">
            <w:r>
              <w:rPr>
                <w:noProof/>
                <w:webHidden/>
              </w:rPr>
              <w:t>16</w:t>
            </w:r>
            <w:r>
              <w:rPr>
                <w:noProof/>
                <w:webHidden/>
              </w:rPr>
              <w:fldChar w:fldCharType="end"/>
            </w:r>
            <w:r w:rsidRPr="002630D1">
              <w:rPr>
                <w:rStyle w:val="Hipervnculo"/>
                <w:noProof/>
              </w:rPr>
              <w:fldChar w:fldCharType="end"/>
            </w:r>
          </w:ins>
        </w:p>
        <w:p w14:paraId="6AE1C6D3" w14:textId="1F6F4441" w:rsidR="003A7A79" w:rsidRDefault="003A7A79">
          <w:pPr>
            <w:pStyle w:val="TDC2"/>
            <w:tabs>
              <w:tab w:val="left" w:pos="960"/>
              <w:tab w:val="right" w:leader="dot" w:pos="8777"/>
            </w:tabs>
            <w:rPr>
              <w:ins w:id="68" w:author="Cindy Mendoza Ibarra" w:date="2021-07-14T22:58:00Z"/>
              <w:rFonts w:asciiTheme="minorHAnsi" w:eastAsiaTheme="minorEastAsia" w:hAnsiTheme="minorHAnsi" w:cstheme="minorBidi"/>
              <w:smallCaps w:val="0"/>
              <w:noProof/>
              <w:sz w:val="22"/>
              <w:szCs w:val="22"/>
              <w:lang w:val="es-PE" w:eastAsia="es-PE"/>
            </w:rPr>
          </w:pPr>
          <w:ins w:id="69" w:author="Cindy Mendoza Ibarra" w:date="2021-07-14T22:58:00Z">
            <w:r w:rsidRPr="002630D1">
              <w:rPr>
                <w:rStyle w:val="Hipervnculo"/>
                <w:noProof/>
              </w:rPr>
              <w:fldChar w:fldCharType="begin"/>
            </w:r>
            <w:r w:rsidRPr="002630D1">
              <w:rPr>
                <w:rStyle w:val="Hipervnculo"/>
                <w:noProof/>
              </w:rPr>
              <w:instrText xml:space="preserve"> </w:instrText>
            </w:r>
            <w:r>
              <w:rPr>
                <w:noProof/>
              </w:rPr>
              <w:instrText>HYPERLINK \l "_Toc77196012"</w:instrText>
            </w:r>
            <w:r w:rsidRPr="002630D1">
              <w:rPr>
                <w:rStyle w:val="Hipervnculo"/>
                <w:noProof/>
              </w:rPr>
              <w:instrText xml:space="preserve"> </w:instrText>
            </w:r>
            <w:r w:rsidRPr="002630D1">
              <w:rPr>
                <w:rStyle w:val="Hipervnculo"/>
                <w:noProof/>
              </w:rPr>
            </w:r>
            <w:r w:rsidRPr="002630D1">
              <w:rPr>
                <w:rStyle w:val="Hipervnculo"/>
                <w:noProof/>
              </w:rPr>
              <w:fldChar w:fldCharType="separate"/>
            </w:r>
            <w:r w:rsidRPr="002630D1">
              <w:rPr>
                <w:rStyle w:val="Hipervnculo"/>
                <w:noProof/>
                <w:lang w:val="es-PE"/>
              </w:rPr>
              <w:t>4.4</w:t>
            </w:r>
            <w:r>
              <w:rPr>
                <w:rFonts w:asciiTheme="minorHAnsi" w:eastAsiaTheme="minorEastAsia" w:hAnsiTheme="minorHAnsi" w:cstheme="minorBidi"/>
                <w:smallCaps w:val="0"/>
                <w:noProof/>
                <w:sz w:val="22"/>
                <w:szCs w:val="22"/>
                <w:lang w:val="es-PE" w:eastAsia="es-PE"/>
              </w:rPr>
              <w:tab/>
            </w:r>
            <w:r w:rsidRPr="002630D1">
              <w:rPr>
                <w:rStyle w:val="Hipervnculo"/>
                <w:noProof/>
                <w:lang w:val="es-PE"/>
              </w:rPr>
              <w:t>Operaciones.</w:t>
            </w:r>
            <w:r>
              <w:rPr>
                <w:noProof/>
                <w:webHidden/>
              </w:rPr>
              <w:tab/>
            </w:r>
            <w:r>
              <w:rPr>
                <w:noProof/>
                <w:webHidden/>
              </w:rPr>
              <w:fldChar w:fldCharType="begin"/>
            </w:r>
            <w:r>
              <w:rPr>
                <w:noProof/>
                <w:webHidden/>
              </w:rPr>
              <w:instrText xml:space="preserve"> PAGEREF _Toc77196012 \h </w:instrText>
            </w:r>
            <w:r>
              <w:rPr>
                <w:noProof/>
                <w:webHidden/>
              </w:rPr>
            </w:r>
          </w:ins>
          <w:r>
            <w:rPr>
              <w:noProof/>
              <w:webHidden/>
            </w:rPr>
            <w:fldChar w:fldCharType="separate"/>
          </w:r>
          <w:ins w:id="70" w:author="Cindy Mendoza Ibarra" w:date="2021-07-14T22:58:00Z">
            <w:r>
              <w:rPr>
                <w:noProof/>
                <w:webHidden/>
              </w:rPr>
              <w:t>16</w:t>
            </w:r>
            <w:r>
              <w:rPr>
                <w:noProof/>
                <w:webHidden/>
              </w:rPr>
              <w:fldChar w:fldCharType="end"/>
            </w:r>
            <w:r w:rsidRPr="002630D1">
              <w:rPr>
                <w:rStyle w:val="Hipervnculo"/>
                <w:noProof/>
              </w:rPr>
              <w:fldChar w:fldCharType="end"/>
            </w:r>
          </w:ins>
        </w:p>
        <w:p w14:paraId="729587D5" w14:textId="5AB38B96" w:rsidR="003A7A79" w:rsidRDefault="003A7A79">
          <w:pPr>
            <w:pStyle w:val="TDC2"/>
            <w:tabs>
              <w:tab w:val="left" w:pos="960"/>
              <w:tab w:val="right" w:leader="dot" w:pos="8777"/>
            </w:tabs>
            <w:rPr>
              <w:ins w:id="71" w:author="Cindy Mendoza Ibarra" w:date="2021-07-14T22:58:00Z"/>
              <w:rFonts w:asciiTheme="minorHAnsi" w:eastAsiaTheme="minorEastAsia" w:hAnsiTheme="minorHAnsi" w:cstheme="minorBidi"/>
              <w:smallCaps w:val="0"/>
              <w:noProof/>
              <w:sz w:val="22"/>
              <w:szCs w:val="22"/>
              <w:lang w:val="es-PE" w:eastAsia="es-PE"/>
            </w:rPr>
          </w:pPr>
          <w:ins w:id="72" w:author="Cindy Mendoza Ibarra" w:date="2021-07-14T22:58:00Z">
            <w:r w:rsidRPr="002630D1">
              <w:rPr>
                <w:rStyle w:val="Hipervnculo"/>
                <w:noProof/>
              </w:rPr>
              <w:fldChar w:fldCharType="begin"/>
            </w:r>
            <w:r w:rsidRPr="002630D1">
              <w:rPr>
                <w:rStyle w:val="Hipervnculo"/>
                <w:noProof/>
              </w:rPr>
              <w:instrText xml:space="preserve"> </w:instrText>
            </w:r>
            <w:r>
              <w:rPr>
                <w:noProof/>
              </w:rPr>
              <w:instrText>HYPERLINK \l "_Toc77196013"</w:instrText>
            </w:r>
            <w:r w:rsidRPr="002630D1">
              <w:rPr>
                <w:rStyle w:val="Hipervnculo"/>
                <w:noProof/>
              </w:rPr>
              <w:instrText xml:space="preserve"> </w:instrText>
            </w:r>
            <w:r w:rsidRPr="002630D1">
              <w:rPr>
                <w:rStyle w:val="Hipervnculo"/>
                <w:noProof/>
              </w:rPr>
            </w:r>
            <w:r w:rsidRPr="002630D1">
              <w:rPr>
                <w:rStyle w:val="Hipervnculo"/>
                <w:noProof/>
              </w:rPr>
              <w:fldChar w:fldCharType="separate"/>
            </w:r>
            <w:r w:rsidRPr="002630D1">
              <w:rPr>
                <w:rStyle w:val="Hipervnculo"/>
                <w:noProof/>
                <w:lang w:val="es-PE"/>
              </w:rPr>
              <w:t>4.5</w:t>
            </w:r>
            <w:r>
              <w:rPr>
                <w:rFonts w:asciiTheme="minorHAnsi" w:eastAsiaTheme="minorEastAsia" w:hAnsiTheme="minorHAnsi" w:cstheme="minorBidi"/>
                <w:smallCaps w:val="0"/>
                <w:noProof/>
                <w:sz w:val="22"/>
                <w:szCs w:val="22"/>
                <w:lang w:val="es-PE" w:eastAsia="es-PE"/>
              </w:rPr>
              <w:tab/>
            </w:r>
            <w:r w:rsidRPr="002630D1">
              <w:rPr>
                <w:rStyle w:val="Hipervnculo"/>
                <w:noProof/>
                <w:lang w:val="es-PE"/>
              </w:rPr>
              <w:t>Dirección.</w:t>
            </w:r>
            <w:r>
              <w:rPr>
                <w:noProof/>
                <w:webHidden/>
              </w:rPr>
              <w:tab/>
            </w:r>
            <w:r>
              <w:rPr>
                <w:noProof/>
                <w:webHidden/>
              </w:rPr>
              <w:fldChar w:fldCharType="begin"/>
            </w:r>
            <w:r>
              <w:rPr>
                <w:noProof/>
                <w:webHidden/>
              </w:rPr>
              <w:instrText xml:space="preserve"> PAGEREF _Toc77196013 \h </w:instrText>
            </w:r>
            <w:r>
              <w:rPr>
                <w:noProof/>
                <w:webHidden/>
              </w:rPr>
            </w:r>
          </w:ins>
          <w:r>
            <w:rPr>
              <w:noProof/>
              <w:webHidden/>
            </w:rPr>
            <w:fldChar w:fldCharType="separate"/>
          </w:r>
          <w:ins w:id="73" w:author="Cindy Mendoza Ibarra" w:date="2021-07-14T22:58:00Z">
            <w:r>
              <w:rPr>
                <w:noProof/>
                <w:webHidden/>
              </w:rPr>
              <w:t>17</w:t>
            </w:r>
            <w:r>
              <w:rPr>
                <w:noProof/>
                <w:webHidden/>
              </w:rPr>
              <w:fldChar w:fldCharType="end"/>
            </w:r>
            <w:r w:rsidRPr="002630D1">
              <w:rPr>
                <w:rStyle w:val="Hipervnculo"/>
                <w:noProof/>
              </w:rPr>
              <w:fldChar w:fldCharType="end"/>
            </w:r>
          </w:ins>
        </w:p>
        <w:p w14:paraId="6D88E7E5" w14:textId="3EEE7BC3" w:rsidR="003A7A79" w:rsidRDefault="003A7A79">
          <w:pPr>
            <w:pStyle w:val="TDC2"/>
            <w:tabs>
              <w:tab w:val="left" w:pos="960"/>
              <w:tab w:val="right" w:leader="dot" w:pos="8777"/>
            </w:tabs>
            <w:rPr>
              <w:ins w:id="74" w:author="Cindy Mendoza Ibarra" w:date="2021-07-14T22:58:00Z"/>
              <w:rFonts w:asciiTheme="minorHAnsi" w:eastAsiaTheme="minorEastAsia" w:hAnsiTheme="minorHAnsi" w:cstheme="minorBidi"/>
              <w:smallCaps w:val="0"/>
              <w:noProof/>
              <w:sz w:val="22"/>
              <w:szCs w:val="22"/>
              <w:lang w:val="es-PE" w:eastAsia="es-PE"/>
            </w:rPr>
          </w:pPr>
          <w:ins w:id="75" w:author="Cindy Mendoza Ibarra" w:date="2021-07-14T22:58:00Z">
            <w:r w:rsidRPr="002630D1">
              <w:rPr>
                <w:rStyle w:val="Hipervnculo"/>
                <w:noProof/>
              </w:rPr>
              <w:fldChar w:fldCharType="begin"/>
            </w:r>
            <w:r w:rsidRPr="002630D1">
              <w:rPr>
                <w:rStyle w:val="Hipervnculo"/>
                <w:noProof/>
              </w:rPr>
              <w:instrText xml:space="preserve"> </w:instrText>
            </w:r>
            <w:r>
              <w:rPr>
                <w:noProof/>
              </w:rPr>
              <w:instrText>HYPERLINK \l "_Toc77196014"</w:instrText>
            </w:r>
            <w:r w:rsidRPr="002630D1">
              <w:rPr>
                <w:rStyle w:val="Hipervnculo"/>
                <w:noProof/>
              </w:rPr>
              <w:instrText xml:space="preserve"> </w:instrText>
            </w:r>
            <w:r w:rsidRPr="002630D1">
              <w:rPr>
                <w:rStyle w:val="Hipervnculo"/>
                <w:noProof/>
              </w:rPr>
            </w:r>
            <w:r w:rsidRPr="002630D1">
              <w:rPr>
                <w:rStyle w:val="Hipervnculo"/>
                <w:noProof/>
              </w:rPr>
              <w:fldChar w:fldCharType="separate"/>
            </w:r>
            <w:r w:rsidRPr="002630D1">
              <w:rPr>
                <w:rStyle w:val="Hipervnculo"/>
                <w:noProof/>
                <w:lang w:val="es-PE"/>
              </w:rPr>
              <w:t>4.6</w:t>
            </w:r>
            <w:r>
              <w:rPr>
                <w:rFonts w:asciiTheme="minorHAnsi" w:eastAsiaTheme="minorEastAsia" w:hAnsiTheme="minorHAnsi" w:cstheme="minorBidi"/>
                <w:smallCaps w:val="0"/>
                <w:noProof/>
                <w:sz w:val="22"/>
                <w:szCs w:val="22"/>
                <w:lang w:val="es-PE" w:eastAsia="es-PE"/>
              </w:rPr>
              <w:tab/>
            </w:r>
            <w:r w:rsidRPr="002630D1">
              <w:rPr>
                <w:rStyle w:val="Hipervnculo"/>
                <w:noProof/>
                <w:lang w:val="es-PE"/>
              </w:rPr>
              <w:t>Listado de fortalezas y debilidades.</w:t>
            </w:r>
            <w:r>
              <w:rPr>
                <w:noProof/>
                <w:webHidden/>
              </w:rPr>
              <w:tab/>
            </w:r>
            <w:r>
              <w:rPr>
                <w:noProof/>
                <w:webHidden/>
              </w:rPr>
              <w:fldChar w:fldCharType="begin"/>
            </w:r>
            <w:r>
              <w:rPr>
                <w:noProof/>
                <w:webHidden/>
              </w:rPr>
              <w:instrText xml:space="preserve"> PAGEREF _Toc77196014 \h </w:instrText>
            </w:r>
            <w:r>
              <w:rPr>
                <w:noProof/>
                <w:webHidden/>
              </w:rPr>
            </w:r>
          </w:ins>
          <w:r>
            <w:rPr>
              <w:noProof/>
              <w:webHidden/>
            </w:rPr>
            <w:fldChar w:fldCharType="separate"/>
          </w:r>
          <w:ins w:id="76" w:author="Cindy Mendoza Ibarra" w:date="2021-07-14T22:58:00Z">
            <w:r>
              <w:rPr>
                <w:noProof/>
                <w:webHidden/>
              </w:rPr>
              <w:t>18</w:t>
            </w:r>
            <w:r>
              <w:rPr>
                <w:noProof/>
                <w:webHidden/>
              </w:rPr>
              <w:fldChar w:fldCharType="end"/>
            </w:r>
            <w:r w:rsidRPr="002630D1">
              <w:rPr>
                <w:rStyle w:val="Hipervnculo"/>
                <w:noProof/>
              </w:rPr>
              <w:fldChar w:fldCharType="end"/>
            </w:r>
          </w:ins>
        </w:p>
        <w:p w14:paraId="38351D39" w14:textId="71629FDE" w:rsidR="003A7A79" w:rsidRDefault="003A7A79">
          <w:pPr>
            <w:pStyle w:val="TDC1"/>
            <w:tabs>
              <w:tab w:val="left" w:pos="480"/>
              <w:tab w:val="right" w:leader="dot" w:pos="8777"/>
            </w:tabs>
            <w:rPr>
              <w:ins w:id="77" w:author="Cindy Mendoza Ibarra" w:date="2021-07-14T22:58:00Z"/>
              <w:rFonts w:asciiTheme="minorHAnsi" w:eastAsiaTheme="minorEastAsia" w:hAnsiTheme="minorHAnsi" w:cstheme="minorBidi"/>
              <w:b w:val="0"/>
              <w:bCs w:val="0"/>
              <w:caps w:val="0"/>
              <w:noProof/>
              <w:sz w:val="22"/>
              <w:szCs w:val="22"/>
              <w:lang w:val="es-PE" w:eastAsia="es-PE"/>
            </w:rPr>
          </w:pPr>
          <w:ins w:id="78" w:author="Cindy Mendoza Ibarra" w:date="2021-07-14T22:58:00Z">
            <w:r w:rsidRPr="002630D1">
              <w:rPr>
                <w:rStyle w:val="Hipervnculo"/>
                <w:noProof/>
              </w:rPr>
              <w:fldChar w:fldCharType="begin"/>
            </w:r>
            <w:r w:rsidRPr="002630D1">
              <w:rPr>
                <w:rStyle w:val="Hipervnculo"/>
                <w:noProof/>
              </w:rPr>
              <w:instrText xml:space="preserve"> </w:instrText>
            </w:r>
            <w:r>
              <w:rPr>
                <w:noProof/>
              </w:rPr>
              <w:instrText>HYPERLINK \l "_Toc77196015"</w:instrText>
            </w:r>
            <w:r w:rsidRPr="002630D1">
              <w:rPr>
                <w:rStyle w:val="Hipervnculo"/>
                <w:noProof/>
              </w:rPr>
              <w:instrText xml:space="preserve"> </w:instrText>
            </w:r>
            <w:r w:rsidRPr="002630D1">
              <w:rPr>
                <w:rStyle w:val="Hipervnculo"/>
                <w:noProof/>
              </w:rPr>
            </w:r>
            <w:r w:rsidRPr="002630D1">
              <w:rPr>
                <w:rStyle w:val="Hipervnculo"/>
                <w:noProof/>
              </w:rPr>
              <w:fldChar w:fldCharType="separate"/>
            </w:r>
            <w:r w:rsidRPr="002630D1">
              <w:rPr>
                <w:rStyle w:val="Hipervnculo"/>
                <w:noProof/>
                <w:lang w:val="es-PE"/>
              </w:rPr>
              <w:t>5</w:t>
            </w:r>
            <w:r>
              <w:rPr>
                <w:rFonts w:asciiTheme="minorHAnsi" w:eastAsiaTheme="minorEastAsia" w:hAnsiTheme="minorHAnsi" w:cstheme="minorBidi"/>
                <w:b w:val="0"/>
                <w:bCs w:val="0"/>
                <w:caps w:val="0"/>
                <w:noProof/>
                <w:sz w:val="22"/>
                <w:szCs w:val="22"/>
                <w:lang w:val="es-PE" w:eastAsia="es-PE"/>
              </w:rPr>
              <w:tab/>
            </w:r>
            <w:r w:rsidRPr="002630D1">
              <w:rPr>
                <w:rStyle w:val="Hipervnculo"/>
                <w:noProof/>
                <w:lang w:val="es-PE"/>
              </w:rPr>
              <w:t>Matriz FODA para elección de estrategias.</w:t>
            </w:r>
            <w:r>
              <w:rPr>
                <w:noProof/>
                <w:webHidden/>
              </w:rPr>
              <w:tab/>
            </w:r>
            <w:r>
              <w:rPr>
                <w:noProof/>
                <w:webHidden/>
              </w:rPr>
              <w:fldChar w:fldCharType="begin"/>
            </w:r>
            <w:r>
              <w:rPr>
                <w:noProof/>
                <w:webHidden/>
              </w:rPr>
              <w:instrText xml:space="preserve"> PAGEREF _Toc77196015 \h </w:instrText>
            </w:r>
            <w:r>
              <w:rPr>
                <w:noProof/>
                <w:webHidden/>
              </w:rPr>
            </w:r>
          </w:ins>
          <w:r>
            <w:rPr>
              <w:noProof/>
              <w:webHidden/>
            </w:rPr>
            <w:fldChar w:fldCharType="separate"/>
          </w:r>
          <w:ins w:id="79" w:author="Cindy Mendoza Ibarra" w:date="2021-07-14T22:58:00Z">
            <w:r>
              <w:rPr>
                <w:noProof/>
                <w:webHidden/>
              </w:rPr>
              <w:t>19</w:t>
            </w:r>
            <w:r>
              <w:rPr>
                <w:noProof/>
                <w:webHidden/>
              </w:rPr>
              <w:fldChar w:fldCharType="end"/>
            </w:r>
            <w:r w:rsidRPr="002630D1">
              <w:rPr>
                <w:rStyle w:val="Hipervnculo"/>
                <w:noProof/>
              </w:rPr>
              <w:fldChar w:fldCharType="end"/>
            </w:r>
          </w:ins>
        </w:p>
        <w:p w14:paraId="68AEF63C" w14:textId="0634264B" w:rsidR="003A7A79" w:rsidRDefault="003A7A79">
          <w:pPr>
            <w:pStyle w:val="TDC1"/>
            <w:tabs>
              <w:tab w:val="left" w:pos="480"/>
              <w:tab w:val="right" w:leader="dot" w:pos="8777"/>
            </w:tabs>
            <w:rPr>
              <w:ins w:id="80" w:author="Cindy Mendoza Ibarra" w:date="2021-07-14T22:58:00Z"/>
              <w:rFonts w:asciiTheme="minorHAnsi" w:eastAsiaTheme="minorEastAsia" w:hAnsiTheme="minorHAnsi" w:cstheme="minorBidi"/>
              <w:b w:val="0"/>
              <w:bCs w:val="0"/>
              <w:caps w:val="0"/>
              <w:noProof/>
              <w:sz w:val="22"/>
              <w:szCs w:val="22"/>
              <w:lang w:val="es-PE" w:eastAsia="es-PE"/>
            </w:rPr>
          </w:pPr>
          <w:ins w:id="81" w:author="Cindy Mendoza Ibarra" w:date="2021-07-14T22:58:00Z">
            <w:r w:rsidRPr="002630D1">
              <w:rPr>
                <w:rStyle w:val="Hipervnculo"/>
                <w:noProof/>
              </w:rPr>
              <w:fldChar w:fldCharType="begin"/>
            </w:r>
            <w:r w:rsidRPr="002630D1">
              <w:rPr>
                <w:rStyle w:val="Hipervnculo"/>
                <w:noProof/>
              </w:rPr>
              <w:instrText xml:space="preserve"> </w:instrText>
            </w:r>
            <w:r>
              <w:rPr>
                <w:noProof/>
              </w:rPr>
              <w:instrText>HYPERLINK \l "_Toc77196016"</w:instrText>
            </w:r>
            <w:r w:rsidRPr="002630D1">
              <w:rPr>
                <w:rStyle w:val="Hipervnculo"/>
                <w:noProof/>
              </w:rPr>
              <w:instrText xml:space="preserve"> </w:instrText>
            </w:r>
            <w:r w:rsidRPr="002630D1">
              <w:rPr>
                <w:rStyle w:val="Hipervnculo"/>
                <w:noProof/>
              </w:rPr>
            </w:r>
            <w:r w:rsidRPr="002630D1">
              <w:rPr>
                <w:rStyle w:val="Hipervnculo"/>
                <w:noProof/>
              </w:rPr>
              <w:fldChar w:fldCharType="separate"/>
            </w:r>
            <w:r w:rsidRPr="002630D1">
              <w:rPr>
                <w:rStyle w:val="Hipervnculo"/>
                <w:noProof/>
                <w:lang w:val="es-PE"/>
              </w:rPr>
              <w:t>6</w:t>
            </w:r>
            <w:r>
              <w:rPr>
                <w:rFonts w:asciiTheme="minorHAnsi" w:eastAsiaTheme="minorEastAsia" w:hAnsiTheme="minorHAnsi" w:cstheme="minorBidi"/>
                <w:b w:val="0"/>
                <w:bCs w:val="0"/>
                <w:caps w:val="0"/>
                <w:noProof/>
                <w:sz w:val="22"/>
                <w:szCs w:val="22"/>
                <w:lang w:val="es-PE" w:eastAsia="es-PE"/>
              </w:rPr>
              <w:tab/>
            </w:r>
            <w:r w:rsidRPr="002630D1">
              <w:rPr>
                <w:rStyle w:val="Hipervnculo"/>
                <w:noProof/>
                <w:lang w:val="es-PE"/>
              </w:rPr>
              <w:t>Formulación de objetivos y estrategias:</w:t>
            </w:r>
            <w:r>
              <w:rPr>
                <w:noProof/>
                <w:webHidden/>
              </w:rPr>
              <w:tab/>
            </w:r>
            <w:r>
              <w:rPr>
                <w:noProof/>
                <w:webHidden/>
              </w:rPr>
              <w:fldChar w:fldCharType="begin"/>
            </w:r>
            <w:r>
              <w:rPr>
                <w:noProof/>
                <w:webHidden/>
              </w:rPr>
              <w:instrText xml:space="preserve"> PAGEREF _Toc77196016 \h </w:instrText>
            </w:r>
            <w:r>
              <w:rPr>
                <w:noProof/>
                <w:webHidden/>
              </w:rPr>
            </w:r>
          </w:ins>
          <w:r>
            <w:rPr>
              <w:noProof/>
              <w:webHidden/>
            </w:rPr>
            <w:fldChar w:fldCharType="separate"/>
          </w:r>
          <w:ins w:id="82" w:author="Cindy Mendoza Ibarra" w:date="2021-07-14T22:58:00Z">
            <w:r>
              <w:rPr>
                <w:noProof/>
                <w:webHidden/>
              </w:rPr>
              <w:t>19</w:t>
            </w:r>
            <w:r>
              <w:rPr>
                <w:noProof/>
                <w:webHidden/>
              </w:rPr>
              <w:fldChar w:fldCharType="end"/>
            </w:r>
            <w:r w:rsidRPr="002630D1">
              <w:rPr>
                <w:rStyle w:val="Hipervnculo"/>
                <w:noProof/>
              </w:rPr>
              <w:fldChar w:fldCharType="end"/>
            </w:r>
          </w:ins>
        </w:p>
        <w:p w14:paraId="1B295688" w14:textId="06B64137" w:rsidR="003A7A79" w:rsidRDefault="003A7A79">
          <w:pPr>
            <w:pStyle w:val="TDC2"/>
            <w:tabs>
              <w:tab w:val="left" w:pos="960"/>
              <w:tab w:val="right" w:leader="dot" w:pos="8777"/>
            </w:tabs>
            <w:rPr>
              <w:ins w:id="83" w:author="Cindy Mendoza Ibarra" w:date="2021-07-14T22:58:00Z"/>
              <w:rFonts w:asciiTheme="minorHAnsi" w:eastAsiaTheme="minorEastAsia" w:hAnsiTheme="minorHAnsi" w:cstheme="minorBidi"/>
              <w:smallCaps w:val="0"/>
              <w:noProof/>
              <w:sz w:val="22"/>
              <w:szCs w:val="22"/>
              <w:lang w:val="es-PE" w:eastAsia="es-PE"/>
            </w:rPr>
          </w:pPr>
          <w:ins w:id="84" w:author="Cindy Mendoza Ibarra" w:date="2021-07-14T22:58:00Z">
            <w:r w:rsidRPr="002630D1">
              <w:rPr>
                <w:rStyle w:val="Hipervnculo"/>
                <w:noProof/>
              </w:rPr>
              <w:lastRenderedPageBreak/>
              <w:fldChar w:fldCharType="begin"/>
            </w:r>
            <w:r w:rsidRPr="002630D1">
              <w:rPr>
                <w:rStyle w:val="Hipervnculo"/>
                <w:noProof/>
              </w:rPr>
              <w:instrText xml:space="preserve"> </w:instrText>
            </w:r>
            <w:r>
              <w:rPr>
                <w:noProof/>
              </w:rPr>
              <w:instrText>HYPERLINK \l "_Toc77196017"</w:instrText>
            </w:r>
            <w:r w:rsidRPr="002630D1">
              <w:rPr>
                <w:rStyle w:val="Hipervnculo"/>
                <w:noProof/>
              </w:rPr>
              <w:instrText xml:space="preserve"> </w:instrText>
            </w:r>
            <w:r w:rsidRPr="002630D1">
              <w:rPr>
                <w:rStyle w:val="Hipervnculo"/>
                <w:noProof/>
              </w:rPr>
            </w:r>
            <w:r w:rsidRPr="002630D1">
              <w:rPr>
                <w:rStyle w:val="Hipervnculo"/>
                <w:noProof/>
              </w:rPr>
              <w:fldChar w:fldCharType="separate"/>
            </w:r>
            <w:r w:rsidRPr="002630D1">
              <w:rPr>
                <w:rStyle w:val="Hipervnculo"/>
                <w:noProof/>
                <w:lang w:val="es-PE"/>
              </w:rPr>
              <w:t>6.1</w:t>
            </w:r>
            <w:r>
              <w:rPr>
                <w:rFonts w:asciiTheme="minorHAnsi" w:eastAsiaTheme="minorEastAsia" w:hAnsiTheme="minorHAnsi" w:cstheme="minorBidi"/>
                <w:smallCaps w:val="0"/>
                <w:noProof/>
                <w:sz w:val="22"/>
                <w:szCs w:val="22"/>
                <w:lang w:val="es-PE" w:eastAsia="es-PE"/>
              </w:rPr>
              <w:tab/>
            </w:r>
            <w:r w:rsidRPr="002630D1">
              <w:rPr>
                <w:rStyle w:val="Hipervnculo"/>
                <w:noProof/>
                <w:lang w:val="es-PE"/>
              </w:rPr>
              <w:t>Objetivos organizacionales.</w:t>
            </w:r>
            <w:r>
              <w:rPr>
                <w:noProof/>
                <w:webHidden/>
              </w:rPr>
              <w:tab/>
            </w:r>
            <w:r>
              <w:rPr>
                <w:noProof/>
                <w:webHidden/>
              </w:rPr>
              <w:fldChar w:fldCharType="begin"/>
            </w:r>
            <w:r>
              <w:rPr>
                <w:noProof/>
                <w:webHidden/>
              </w:rPr>
              <w:instrText xml:space="preserve"> PAGEREF _Toc77196017 \h </w:instrText>
            </w:r>
            <w:r>
              <w:rPr>
                <w:noProof/>
                <w:webHidden/>
              </w:rPr>
            </w:r>
          </w:ins>
          <w:r>
            <w:rPr>
              <w:noProof/>
              <w:webHidden/>
            </w:rPr>
            <w:fldChar w:fldCharType="separate"/>
          </w:r>
          <w:ins w:id="85" w:author="Cindy Mendoza Ibarra" w:date="2021-07-14T22:58:00Z">
            <w:r>
              <w:rPr>
                <w:noProof/>
                <w:webHidden/>
              </w:rPr>
              <w:t>19</w:t>
            </w:r>
            <w:r>
              <w:rPr>
                <w:noProof/>
                <w:webHidden/>
              </w:rPr>
              <w:fldChar w:fldCharType="end"/>
            </w:r>
            <w:r w:rsidRPr="002630D1">
              <w:rPr>
                <w:rStyle w:val="Hipervnculo"/>
                <w:noProof/>
              </w:rPr>
              <w:fldChar w:fldCharType="end"/>
            </w:r>
          </w:ins>
        </w:p>
        <w:p w14:paraId="1BE9671D" w14:textId="416A6EA7" w:rsidR="003A7A79" w:rsidRDefault="003A7A79">
          <w:pPr>
            <w:pStyle w:val="TDC2"/>
            <w:tabs>
              <w:tab w:val="left" w:pos="960"/>
              <w:tab w:val="right" w:leader="dot" w:pos="8777"/>
            </w:tabs>
            <w:rPr>
              <w:ins w:id="86" w:author="Cindy Mendoza Ibarra" w:date="2021-07-14T22:58:00Z"/>
              <w:rFonts w:asciiTheme="minorHAnsi" w:eastAsiaTheme="minorEastAsia" w:hAnsiTheme="minorHAnsi" w:cstheme="minorBidi"/>
              <w:smallCaps w:val="0"/>
              <w:noProof/>
              <w:sz w:val="22"/>
              <w:szCs w:val="22"/>
              <w:lang w:val="es-PE" w:eastAsia="es-PE"/>
            </w:rPr>
          </w:pPr>
          <w:ins w:id="87" w:author="Cindy Mendoza Ibarra" w:date="2021-07-14T22:58:00Z">
            <w:r w:rsidRPr="002630D1">
              <w:rPr>
                <w:rStyle w:val="Hipervnculo"/>
                <w:noProof/>
              </w:rPr>
              <w:fldChar w:fldCharType="begin"/>
            </w:r>
            <w:r w:rsidRPr="002630D1">
              <w:rPr>
                <w:rStyle w:val="Hipervnculo"/>
                <w:noProof/>
              </w:rPr>
              <w:instrText xml:space="preserve"> </w:instrText>
            </w:r>
            <w:r>
              <w:rPr>
                <w:noProof/>
              </w:rPr>
              <w:instrText>HYPERLINK \l "_Toc77196018"</w:instrText>
            </w:r>
            <w:r w:rsidRPr="002630D1">
              <w:rPr>
                <w:rStyle w:val="Hipervnculo"/>
                <w:noProof/>
              </w:rPr>
              <w:instrText xml:space="preserve"> </w:instrText>
            </w:r>
            <w:r w:rsidRPr="002630D1">
              <w:rPr>
                <w:rStyle w:val="Hipervnculo"/>
                <w:noProof/>
              </w:rPr>
            </w:r>
            <w:r w:rsidRPr="002630D1">
              <w:rPr>
                <w:rStyle w:val="Hipervnculo"/>
                <w:noProof/>
              </w:rPr>
              <w:fldChar w:fldCharType="separate"/>
            </w:r>
            <w:r w:rsidRPr="002630D1">
              <w:rPr>
                <w:rStyle w:val="Hipervnculo"/>
                <w:noProof/>
                <w:lang w:val="es-PE"/>
              </w:rPr>
              <w:t>6.2</w:t>
            </w:r>
            <w:r>
              <w:rPr>
                <w:rFonts w:asciiTheme="minorHAnsi" w:eastAsiaTheme="minorEastAsia" w:hAnsiTheme="minorHAnsi" w:cstheme="minorBidi"/>
                <w:smallCaps w:val="0"/>
                <w:noProof/>
                <w:sz w:val="22"/>
                <w:szCs w:val="22"/>
                <w:lang w:val="es-PE" w:eastAsia="es-PE"/>
              </w:rPr>
              <w:tab/>
            </w:r>
            <w:r w:rsidRPr="002630D1">
              <w:rPr>
                <w:rStyle w:val="Hipervnculo"/>
                <w:noProof/>
                <w:lang w:val="es-PE"/>
              </w:rPr>
              <w:t>Estrategias externas.</w:t>
            </w:r>
            <w:r>
              <w:rPr>
                <w:noProof/>
                <w:webHidden/>
              </w:rPr>
              <w:tab/>
            </w:r>
            <w:r>
              <w:rPr>
                <w:noProof/>
                <w:webHidden/>
              </w:rPr>
              <w:fldChar w:fldCharType="begin"/>
            </w:r>
            <w:r>
              <w:rPr>
                <w:noProof/>
                <w:webHidden/>
              </w:rPr>
              <w:instrText xml:space="preserve"> PAGEREF _Toc77196018 \h </w:instrText>
            </w:r>
            <w:r>
              <w:rPr>
                <w:noProof/>
                <w:webHidden/>
              </w:rPr>
            </w:r>
          </w:ins>
          <w:r>
            <w:rPr>
              <w:noProof/>
              <w:webHidden/>
            </w:rPr>
            <w:fldChar w:fldCharType="separate"/>
          </w:r>
          <w:ins w:id="88" w:author="Cindy Mendoza Ibarra" w:date="2021-07-14T22:58:00Z">
            <w:r>
              <w:rPr>
                <w:noProof/>
                <w:webHidden/>
              </w:rPr>
              <w:t>20</w:t>
            </w:r>
            <w:r>
              <w:rPr>
                <w:noProof/>
                <w:webHidden/>
              </w:rPr>
              <w:fldChar w:fldCharType="end"/>
            </w:r>
            <w:r w:rsidRPr="002630D1">
              <w:rPr>
                <w:rStyle w:val="Hipervnculo"/>
                <w:noProof/>
              </w:rPr>
              <w:fldChar w:fldCharType="end"/>
            </w:r>
          </w:ins>
        </w:p>
        <w:p w14:paraId="642596DB" w14:textId="4FAD367A" w:rsidR="003A7A79" w:rsidRDefault="003A7A79">
          <w:pPr>
            <w:pStyle w:val="TDC2"/>
            <w:tabs>
              <w:tab w:val="left" w:pos="960"/>
              <w:tab w:val="right" w:leader="dot" w:pos="8777"/>
            </w:tabs>
            <w:rPr>
              <w:ins w:id="89" w:author="Cindy Mendoza Ibarra" w:date="2021-07-14T22:58:00Z"/>
              <w:rFonts w:asciiTheme="minorHAnsi" w:eastAsiaTheme="minorEastAsia" w:hAnsiTheme="minorHAnsi" w:cstheme="minorBidi"/>
              <w:smallCaps w:val="0"/>
              <w:noProof/>
              <w:sz w:val="22"/>
              <w:szCs w:val="22"/>
              <w:lang w:val="es-PE" w:eastAsia="es-PE"/>
            </w:rPr>
          </w:pPr>
          <w:ins w:id="90" w:author="Cindy Mendoza Ibarra" w:date="2021-07-14T22:58:00Z">
            <w:r w:rsidRPr="002630D1">
              <w:rPr>
                <w:rStyle w:val="Hipervnculo"/>
                <w:noProof/>
              </w:rPr>
              <w:fldChar w:fldCharType="begin"/>
            </w:r>
            <w:r w:rsidRPr="002630D1">
              <w:rPr>
                <w:rStyle w:val="Hipervnculo"/>
                <w:noProof/>
              </w:rPr>
              <w:instrText xml:space="preserve"> </w:instrText>
            </w:r>
            <w:r>
              <w:rPr>
                <w:noProof/>
              </w:rPr>
              <w:instrText>HYPERLINK \l "_Toc77196019"</w:instrText>
            </w:r>
            <w:r w:rsidRPr="002630D1">
              <w:rPr>
                <w:rStyle w:val="Hipervnculo"/>
                <w:noProof/>
              </w:rPr>
              <w:instrText xml:space="preserve"> </w:instrText>
            </w:r>
            <w:r w:rsidRPr="002630D1">
              <w:rPr>
                <w:rStyle w:val="Hipervnculo"/>
                <w:noProof/>
              </w:rPr>
            </w:r>
            <w:r w:rsidRPr="002630D1">
              <w:rPr>
                <w:rStyle w:val="Hipervnculo"/>
                <w:noProof/>
              </w:rPr>
              <w:fldChar w:fldCharType="separate"/>
            </w:r>
            <w:r w:rsidRPr="002630D1">
              <w:rPr>
                <w:rStyle w:val="Hipervnculo"/>
                <w:noProof/>
                <w:lang w:val="es-PE"/>
              </w:rPr>
              <w:t>6.3</w:t>
            </w:r>
            <w:r>
              <w:rPr>
                <w:rFonts w:asciiTheme="minorHAnsi" w:eastAsiaTheme="minorEastAsia" w:hAnsiTheme="minorHAnsi" w:cstheme="minorBidi"/>
                <w:smallCaps w:val="0"/>
                <w:noProof/>
                <w:sz w:val="22"/>
                <w:szCs w:val="22"/>
                <w:lang w:val="es-PE" w:eastAsia="es-PE"/>
              </w:rPr>
              <w:tab/>
            </w:r>
            <w:r w:rsidRPr="002630D1">
              <w:rPr>
                <w:rStyle w:val="Hipervnculo"/>
                <w:noProof/>
                <w:lang w:val="es-PE"/>
              </w:rPr>
              <w:t>Estrategias internas generales.</w:t>
            </w:r>
            <w:r>
              <w:rPr>
                <w:noProof/>
                <w:webHidden/>
              </w:rPr>
              <w:tab/>
            </w:r>
            <w:r>
              <w:rPr>
                <w:noProof/>
                <w:webHidden/>
              </w:rPr>
              <w:fldChar w:fldCharType="begin"/>
            </w:r>
            <w:r>
              <w:rPr>
                <w:noProof/>
                <w:webHidden/>
              </w:rPr>
              <w:instrText xml:space="preserve"> PAGEREF _Toc77196019 \h </w:instrText>
            </w:r>
            <w:r>
              <w:rPr>
                <w:noProof/>
                <w:webHidden/>
              </w:rPr>
            </w:r>
          </w:ins>
          <w:r>
            <w:rPr>
              <w:noProof/>
              <w:webHidden/>
            </w:rPr>
            <w:fldChar w:fldCharType="separate"/>
          </w:r>
          <w:ins w:id="91" w:author="Cindy Mendoza Ibarra" w:date="2021-07-14T22:58:00Z">
            <w:r>
              <w:rPr>
                <w:noProof/>
                <w:webHidden/>
              </w:rPr>
              <w:t>21</w:t>
            </w:r>
            <w:r>
              <w:rPr>
                <w:noProof/>
                <w:webHidden/>
              </w:rPr>
              <w:fldChar w:fldCharType="end"/>
            </w:r>
            <w:r w:rsidRPr="002630D1">
              <w:rPr>
                <w:rStyle w:val="Hipervnculo"/>
                <w:noProof/>
              </w:rPr>
              <w:fldChar w:fldCharType="end"/>
            </w:r>
          </w:ins>
        </w:p>
        <w:p w14:paraId="111928CD" w14:textId="52668AC6" w:rsidR="003A7A79" w:rsidRDefault="003A7A79">
          <w:pPr>
            <w:pStyle w:val="TDC2"/>
            <w:tabs>
              <w:tab w:val="left" w:pos="960"/>
              <w:tab w:val="right" w:leader="dot" w:pos="8777"/>
            </w:tabs>
            <w:rPr>
              <w:ins w:id="92" w:author="Cindy Mendoza Ibarra" w:date="2021-07-14T22:58:00Z"/>
              <w:rFonts w:asciiTheme="minorHAnsi" w:eastAsiaTheme="minorEastAsia" w:hAnsiTheme="minorHAnsi" w:cstheme="minorBidi"/>
              <w:smallCaps w:val="0"/>
              <w:noProof/>
              <w:sz w:val="22"/>
              <w:szCs w:val="22"/>
              <w:lang w:val="es-PE" w:eastAsia="es-PE"/>
            </w:rPr>
          </w:pPr>
          <w:ins w:id="93" w:author="Cindy Mendoza Ibarra" w:date="2021-07-14T22:58:00Z">
            <w:r w:rsidRPr="002630D1">
              <w:rPr>
                <w:rStyle w:val="Hipervnculo"/>
                <w:noProof/>
              </w:rPr>
              <w:fldChar w:fldCharType="begin"/>
            </w:r>
            <w:r w:rsidRPr="002630D1">
              <w:rPr>
                <w:rStyle w:val="Hipervnculo"/>
                <w:noProof/>
              </w:rPr>
              <w:instrText xml:space="preserve"> </w:instrText>
            </w:r>
            <w:r>
              <w:rPr>
                <w:noProof/>
              </w:rPr>
              <w:instrText>HYPERLINK \l "_Toc77196020"</w:instrText>
            </w:r>
            <w:r w:rsidRPr="002630D1">
              <w:rPr>
                <w:rStyle w:val="Hipervnculo"/>
                <w:noProof/>
              </w:rPr>
              <w:instrText xml:space="preserve"> </w:instrText>
            </w:r>
            <w:r w:rsidRPr="002630D1">
              <w:rPr>
                <w:rStyle w:val="Hipervnculo"/>
                <w:noProof/>
              </w:rPr>
            </w:r>
            <w:r w:rsidRPr="002630D1">
              <w:rPr>
                <w:rStyle w:val="Hipervnculo"/>
                <w:noProof/>
              </w:rPr>
              <w:fldChar w:fldCharType="separate"/>
            </w:r>
            <w:r w:rsidRPr="002630D1">
              <w:rPr>
                <w:rStyle w:val="Hipervnculo"/>
                <w:noProof/>
                <w:lang w:val="es-PE"/>
              </w:rPr>
              <w:t>6.4</w:t>
            </w:r>
            <w:r>
              <w:rPr>
                <w:rFonts w:asciiTheme="minorHAnsi" w:eastAsiaTheme="minorEastAsia" w:hAnsiTheme="minorHAnsi" w:cstheme="minorBidi"/>
                <w:smallCaps w:val="0"/>
                <w:noProof/>
                <w:sz w:val="22"/>
                <w:szCs w:val="22"/>
                <w:lang w:val="es-PE" w:eastAsia="es-PE"/>
              </w:rPr>
              <w:tab/>
            </w:r>
            <w:r w:rsidRPr="002630D1">
              <w:rPr>
                <w:rStyle w:val="Hipervnculo"/>
                <w:noProof/>
                <w:lang w:val="es-PE"/>
              </w:rPr>
              <w:t>Estrategias funcionales.</w:t>
            </w:r>
            <w:r>
              <w:rPr>
                <w:noProof/>
                <w:webHidden/>
              </w:rPr>
              <w:tab/>
            </w:r>
            <w:r>
              <w:rPr>
                <w:noProof/>
                <w:webHidden/>
              </w:rPr>
              <w:fldChar w:fldCharType="begin"/>
            </w:r>
            <w:r>
              <w:rPr>
                <w:noProof/>
                <w:webHidden/>
              </w:rPr>
              <w:instrText xml:space="preserve"> PAGEREF _Toc77196020 \h </w:instrText>
            </w:r>
            <w:r>
              <w:rPr>
                <w:noProof/>
                <w:webHidden/>
              </w:rPr>
            </w:r>
          </w:ins>
          <w:r>
            <w:rPr>
              <w:noProof/>
              <w:webHidden/>
            </w:rPr>
            <w:fldChar w:fldCharType="separate"/>
          </w:r>
          <w:ins w:id="94" w:author="Cindy Mendoza Ibarra" w:date="2021-07-14T22:58:00Z">
            <w:r>
              <w:rPr>
                <w:noProof/>
                <w:webHidden/>
              </w:rPr>
              <w:t>21</w:t>
            </w:r>
            <w:r>
              <w:rPr>
                <w:noProof/>
                <w:webHidden/>
              </w:rPr>
              <w:fldChar w:fldCharType="end"/>
            </w:r>
            <w:r w:rsidRPr="002630D1">
              <w:rPr>
                <w:rStyle w:val="Hipervnculo"/>
                <w:noProof/>
              </w:rPr>
              <w:fldChar w:fldCharType="end"/>
            </w:r>
          </w:ins>
        </w:p>
        <w:p w14:paraId="0D3F00C4" w14:textId="160D7217" w:rsidR="003A7A79" w:rsidRDefault="003A7A79">
          <w:pPr>
            <w:pStyle w:val="TDC1"/>
            <w:tabs>
              <w:tab w:val="left" w:pos="480"/>
              <w:tab w:val="right" w:leader="dot" w:pos="8777"/>
            </w:tabs>
            <w:rPr>
              <w:ins w:id="95" w:author="Cindy Mendoza Ibarra" w:date="2021-07-14T22:58:00Z"/>
              <w:rFonts w:asciiTheme="minorHAnsi" w:eastAsiaTheme="minorEastAsia" w:hAnsiTheme="minorHAnsi" w:cstheme="minorBidi"/>
              <w:b w:val="0"/>
              <w:bCs w:val="0"/>
              <w:caps w:val="0"/>
              <w:noProof/>
              <w:sz w:val="22"/>
              <w:szCs w:val="22"/>
              <w:lang w:val="es-PE" w:eastAsia="es-PE"/>
            </w:rPr>
          </w:pPr>
          <w:ins w:id="96" w:author="Cindy Mendoza Ibarra" w:date="2021-07-14T22:58:00Z">
            <w:r w:rsidRPr="002630D1">
              <w:rPr>
                <w:rStyle w:val="Hipervnculo"/>
                <w:noProof/>
              </w:rPr>
              <w:fldChar w:fldCharType="begin"/>
            </w:r>
            <w:r w:rsidRPr="002630D1">
              <w:rPr>
                <w:rStyle w:val="Hipervnculo"/>
                <w:noProof/>
              </w:rPr>
              <w:instrText xml:space="preserve"> </w:instrText>
            </w:r>
            <w:r>
              <w:rPr>
                <w:noProof/>
              </w:rPr>
              <w:instrText>HYPERLINK \l "_Toc77196021"</w:instrText>
            </w:r>
            <w:r w:rsidRPr="002630D1">
              <w:rPr>
                <w:rStyle w:val="Hipervnculo"/>
                <w:noProof/>
              </w:rPr>
              <w:instrText xml:space="preserve"> </w:instrText>
            </w:r>
            <w:r w:rsidRPr="002630D1">
              <w:rPr>
                <w:rStyle w:val="Hipervnculo"/>
                <w:noProof/>
              </w:rPr>
            </w:r>
            <w:r w:rsidRPr="002630D1">
              <w:rPr>
                <w:rStyle w:val="Hipervnculo"/>
                <w:noProof/>
              </w:rPr>
              <w:fldChar w:fldCharType="separate"/>
            </w:r>
            <w:r w:rsidRPr="002630D1">
              <w:rPr>
                <w:rStyle w:val="Hipervnculo"/>
                <w:noProof/>
                <w:lang w:val="es-PE"/>
              </w:rPr>
              <w:t>7</w:t>
            </w:r>
            <w:r>
              <w:rPr>
                <w:rFonts w:asciiTheme="minorHAnsi" w:eastAsiaTheme="minorEastAsia" w:hAnsiTheme="minorHAnsi" w:cstheme="minorBidi"/>
                <w:b w:val="0"/>
                <w:bCs w:val="0"/>
                <w:caps w:val="0"/>
                <w:noProof/>
                <w:sz w:val="22"/>
                <w:szCs w:val="22"/>
                <w:lang w:val="es-PE" w:eastAsia="es-PE"/>
              </w:rPr>
              <w:tab/>
            </w:r>
            <w:r w:rsidRPr="002630D1">
              <w:rPr>
                <w:rStyle w:val="Hipervnculo"/>
                <w:noProof/>
                <w:lang w:val="es-PE"/>
              </w:rPr>
              <w:t>Análisis del diseño organizacional e Identificación de la problemática actual</w:t>
            </w:r>
            <w:r>
              <w:rPr>
                <w:noProof/>
                <w:webHidden/>
              </w:rPr>
              <w:tab/>
            </w:r>
            <w:r>
              <w:rPr>
                <w:noProof/>
                <w:webHidden/>
              </w:rPr>
              <w:fldChar w:fldCharType="begin"/>
            </w:r>
            <w:r>
              <w:rPr>
                <w:noProof/>
                <w:webHidden/>
              </w:rPr>
              <w:instrText xml:space="preserve"> PAGEREF _Toc77196021 \h </w:instrText>
            </w:r>
            <w:r>
              <w:rPr>
                <w:noProof/>
                <w:webHidden/>
              </w:rPr>
            </w:r>
          </w:ins>
          <w:r>
            <w:rPr>
              <w:noProof/>
              <w:webHidden/>
            </w:rPr>
            <w:fldChar w:fldCharType="separate"/>
          </w:r>
          <w:ins w:id="97" w:author="Cindy Mendoza Ibarra" w:date="2021-07-14T22:58:00Z">
            <w:r>
              <w:rPr>
                <w:noProof/>
                <w:webHidden/>
              </w:rPr>
              <w:t>22</w:t>
            </w:r>
            <w:r>
              <w:rPr>
                <w:noProof/>
                <w:webHidden/>
              </w:rPr>
              <w:fldChar w:fldCharType="end"/>
            </w:r>
            <w:r w:rsidRPr="002630D1">
              <w:rPr>
                <w:rStyle w:val="Hipervnculo"/>
                <w:noProof/>
              </w:rPr>
              <w:fldChar w:fldCharType="end"/>
            </w:r>
          </w:ins>
        </w:p>
        <w:p w14:paraId="450D0CD6" w14:textId="5742C155" w:rsidR="003A7A79" w:rsidRDefault="003A7A79">
          <w:pPr>
            <w:pStyle w:val="TDC2"/>
            <w:tabs>
              <w:tab w:val="left" w:pos="960"/>
              <w:tab w:val="right" w:leader="dot" w:pos="8777"/>
            </w:tabs>
            <w:rPr>
              <w:ins w:id="98" w:author="Cindy Mendoza Ibarra" w:date="2021-07-14T22:58:00Z"/>
              <w:rFonts w:asciiTheme="minorHAnsi" w:eastAsiaTheme="minorEastAsia" w:hAnsiTheme="minorHAnsi" w:cstheme="minorBidi"/>
              <w:smallCaps w:val="0"/>
              <w:noProof/>
              <w:sz w:val="22"/>
              <w:szCs w:val="22"/>
              <w:lang w:val="es-PE" w:eastAsia="es-PE"/>
            </w:rPr>
          </w:pPr>
          <w:ins w:id="99" w:author="Cindy Mendoza Ibarra" w:date="2021-07-14T22:58:00Z">
            <w:r w:rsidRPr="002630D1">
              <w:rPr>
                <w:rStyle w:val="Hipervnculo"/>
                <w:noProof/>
              </w:rPr>
              <w:fldChar w:fldCharType="begin"/>
            </w:r>
            <w:r w:rsidRPr="002630D1">
              <w:rPr>
                <w:rStyle w:val="Hipervnculo"/>
                <w:noProof/>
              </w:rPr>
              <w:instrText xml:space="preserve"> </w:instrText>
            </w:r>
            <w:r>
              <w:rPr>
                <w:noProof/>
              </w:rPr>
              <w:instrText>HYPERLINK \l "_Toc77196022"</w:instrText>
            </w:r>
            <w:r w:rsidRPr="002630D1">
              <w:rPr>
                <w:rStyle w:val="Hipervnculo"/>
                <w:noProof/>
              </w:rPr>
              <w:instrText xml:space="preserve"> </w:instrText>
            </w:r>
            <w:r w:rsidRPr="002630D1">
              <w:rPr>
                <w:rStyle w:val="Hipervnculo"/>
                <w:noProof/>
              </w:rPr>
            </w:r>
            <w:r w:rsidRPr="002630D1">
              <w:rPr>
                <w:rStyle w:val="Hipervnculo"/>
                <w:noProof/>
              </w:rPr>
              <w:fldChar w:fldCharType="separate"/>
            </w:r>
            <w:r w:rsidRPr="002630D1">
              <w:rPr>
                <w:rStyle w:val="Hipervnculo"/>
                <w:noProof/>
                <w:lang w:val="es-PE"/>
              </w:rPr>
              <w:t>7.1</w:t>
            </w:r>
            <w:r>
              <w:rPr>
                <w:rFonts w:asciiTheme="minorHAnsi" w:eastAsiaTheme="minorEastAsia" w:hAnsiTheme="minorHAnsi" w:cstheme="minorBidi"/>
                <w:smallCaps w:val="0"/>
                <w:noProof/>
                <w:sz w:val="22"/>
                <w:szCs w:val="22"/>
                <w:lang w:val="es-PE" w:eastAsia="es-PE"/>
              </w:rPr>
              <w:tab/>
            </w:r>
            <w:r w:rsidRPr="002630D1">
              <w:rPr>
                <w:rStyle w:val="Hipervnculo"/>
                <w:noProof/>
                <w:lang w:val="es-PE"/>
              </w:rPr>
              <w:t>Análisis del diseño organizacional: Organigrama, diferenciación, complejidad, integración, formalización, tamaño, departamentalización o Agrupación, Configuración de Mintzberg, Ciclo de vida.</w:t>
            </w:r>
            <w:r>
              <w:rPr>
                <w:noProof/>
                <w:webHidden/>
              </w:rPr>
              <w:tab/>
            </w:r>
            <w:r>
              <w:rPr>
                <w:noProof/>
                <w:webHidden/>
              </w:rPr>
              <w:fldChar w:fldCharType="begin"/>
            </w:r>
            <w:r>
              <w:rPr>
                <w:noProof/>
                <w:webHidden/>
              </w:rPr>
              <w:instrText xml:space="preserve"> PAGEREF _Toc77196022 \h </w:instrText>
            </w:r>
            <w:r>
              <w:rPr>
                <w:noProof/>
                <w:webHidden/>
              </w:rPr>
            </w:r>
          </w:ins>
          <w:r>
            <w:rPr>
              <w:noProof/>
              <w:webHidden/>
            </w:rPr>
            <w:fldChar w:fldCharType="separate"/>
          </w:r>
          <w:ins w:id="100" w:author="Cindy Mendoza Ibarra" w:date="2021-07-14T22:58:00Z">
            <w:r>
              <w:rPr>
                <w:noProof/>
                <w:webHidden/>
              </w:rPr>
              <w:t>22</w:t>
            </w:r>
            <w:r>
              <w:rPr>
                <w:noProof/>
                <w:webHidden/>
              </w:rPr>
              <w:fldChar w:fldCharType="end"/>
            </w:r>
            <w:r w:rsidRPr="002630D1">
              <w:rPr>
                <w:rStyle w:val="Hipervnculo"/>
                <w:noProof/>
              </w:rPr>
              <w:fldChar w:fldCharType="end"/>
            </w:r>
          </w:ins>
        </w:p>
        <w:p w14:paraId="20B238F9" w14:textId="11EC5A70" w:rsidR="003A7A79" w:rsidRDefault="003A7A79">
          <w:pPr>
            <w:pStyle w:val="TDC3"/>
            <w:tabs>
              <w:tab w:val="left" w:pos="1200"/>
              <w:tab w:val="right" w:leader="dot" w:pos="8777"/>
            </w:tabs>
            <w:rPr>
              <w:ins w:id="101" w:author="Cindy Mendoza Ibarra" w:date="2021-07-14T22:58:00Z"/>
              <w:rFonts w:asciiTheme="minorHAnsi" w:eastAsiaTheme="minorEastAsia" w:hAnsiTheme="minorHAnsi" w:cstheme="minorBidi"/>
              <w:iCs w:val="0"/>
              <w:noProof/>
              <w:sz w:val="22"/>
              <w:szCs w:val="22"/>
              <w:lang w:val="es-PE" w:eastAsia="es-PE"/>
            </w:rPr>
          </w:pPr>
          <w:ins w:id="102" w:author="Cindy Mendoza Ibarra" w:date="2021-07-14T22:58:00Z">
            <w:r w:rsidRPr="002630D1">
              <w:rPr>
                <w:rStyle w:val="Hipervnculo"/>
                <w:noProof/>
              </w:rPr>
              <w:fldChar w:fldCharType="begin"/>
            </w:r>
            <w:r w:rsidRPr="002630D1">
              <w:rPr>
                <w:rStyle w:val="Hipervnculo"/>
                <w:noProof/>
              </w:rPr>
              <w:instrText xml:space="preserve"> </w:instrText>
            </w:r>
            <w:r>
              <w:rPr>
                <w:noProof/>
              </w:rPr>
              <w:instrText>HYPERLINK \l "_Toc77196023"</w:instrText>
            </w:r>
            <w:r w:rsidRPr="002630D1">
              <w:rPr>
                <w:rStyle w:val="Hipervnculo"/>
                <w:noProof/>
              </w:rPr>
              <w:instrText xml:space="preserve"> </w:instrText>
            </w:r>
            <w:r w:rsidRPr="002630D1">
              <w:rPr>
                <w:rStyle w:val="Hipervnculo"/>
                <w:noProof/>
              </w:rPr>
            </w:r>
            <w:r w:rsidRPr="002630D1">
              <w:rPr>
                <w:rStyle w:val="Hipervnculo"/>
                <w:noProof/>
              </w:rPr>
              <w:fldChar w:fldCharType="separate"/>
            </w:r>
            <w:r w:rsidRPr="002630D1">
              <w:rPr>
                <w:rStyle w:val="Hipervnculo"/>
                <w:noProof/>
                <w:lang w:val="es-PE"/>
              </w:rPr>
              <w:t>7.1.1</w:t>
            </w:r>
            <w:r>
              <w:rPr>
                <w:rFonts w:asciiTheme="minorHAnsi" w:eastAsiaTheme="minorEastAsia" w:hAnsiTheme="minorHAnsi" w:cstheme="minorBidi"/>
                <w:iCs w:val="0"/>
                <w:noProof/>
                <w:sz w:val="22"/>
                <w:szCs w:val="22"/>
                <w:lang w:val="es-PE" w:eastAsia="es-PE"/>
              </w:rPr>
              <w:tab/>
            </w:r>
            <w:r w:rsidRPr="002630D1">
              <w:rPr>
                <w:rStyle w:val="Hipervnculo"/>
                <w:noProof/>
                <w:lang w:val="es-PE"/>
              </w:rPr>
              <w:t>Configuración de Mintzberg</w:t>
            </w:r>
            <w:r>
              <w:rPr>
                <w:noProof/>
                <w:webHidden/>
              </w:rPr>
              <w:tab/>
            </w:r>
            <w:r>
              <w:rPr>
                <w:noProof/>
                <w:webHidden/>
              </w:rPr>
              <w:fldChar w:fldCharType="begin"/>
            </w:r>
            <w:r>
              <w:rPr>
                <w:noProof/>
                <w:webHidden/>
              </w:rPr>
              <w:instrText xml:space="preserve"> PAGEREF _Toc77196023 \h </w:instrText>
            </w:r>
            <w:r>
              <w:rPr>
                <w:noProof/>
                <w:webHidden/>
              </w:rPr>
            </w:r>
          </w:ins>
          <w:r>
            <w:rPr>
              <w:noProof/>
              <w:webHidden/>
            </w:rPr>
            <w:fldChar w:fldCharType="separate"/>
          </w:r>
          <w:ins w:id="103" w:author="Cindy Mendoza Ibarra" w:date="2021-07-14T22:58:00Z">
            <w:r>
              <w:rPr>
                <w:noProof/>
                <w:webHidden/>
              </w:rPr>
              <w:t>22</w:t>
            </w:r>
            <w:r>
              <w:rPr>
                <w:noProof/>
                <w:webHidden/>
              </w:rPr>
              <w:fldChar w:fldCharType="end"/>
            </w:r>
            <w:r w:rsidRPr="002630D1">
              <w:rPr>
                <w:rStyle w:val="Hipervnculo"/>
                <w:noProof/>
              </w:rPr>
              <w:fldChar w:fldCharType="end"/>
            </w:r>
          </w:ins>
        </w:p>
        <w:p w14:paraId="70406A04" w14:textId="0E355F21" w:rsidR="003A7A79" w:rsidRDefault="003A7A79">
          <w:pPr>
            <w:pStyle w:val="TDC3"/>
            <w:tabs>
              <w:tab w:val="left" w:pos="1200"/>
              <w:tab w:val="right" w:leader="dot" w:pos="8777"/>
            </w:tabs>
            <w:rPr>
              <w:ins w:id="104" w:author="Cindy Mendoza Ibarra" w:date="2021-07-14T22:58:00Z"/>
              <w:rFonts w:asciiTheme="minorHAnsi" w:eastAsiaTheme="minorEastAsia" w:hAnsiTheme="minorHAnsi" w:cstheme="minorBidi"/>
              <w:iCs w:val="0"/>
              <w:noProof/>
              <w:sz w:val="22"/>
              <w:szCs w:val="22"/>
              <w:lang w:val="es-PE" w:eastAsia="es-PE"/>
            </w:rPr>
          </w:pPr>
          <w:ins w:id="105" w:author="Cindy Mendoza Ibarra" w:date="2021-07-14T22:58:00Z">
            <w:r w:rsidRPr="002630D1">
              <w:rPr>
                <w:rStyle w:val="Hipervnculo"/>
                <w:noProof/>
              </w:rPr>
              <w:fldChar w:fldCharType="begin"/>
            </w:r>
            <w:r w:rsidRPr="002630D1">
              <w:rPr>
                <w:rStyle w:val="Hipervnculo"/>
                <w:noProof/>
              </w:rPr>
              <w:instrText xml:space="preserve"> </w:instrText>
            </w:r>
            <w:r>
              <w:rPr>
                <w:noProof/>
              </w:rPr>
              <w:instrText>HYPERLINK \l "_Toc77196024"</w:instrText>
            </w:r>
            <w:r w:rsidRPr="002630D1">
              <w:rPr>
                <w:rStyle w:val="Hipervnculo"/>
                <w:noProof/>
              </w:rPr>
              <w:instrText xml:space="preserve"> </w:instrText>
            </w:r>
            <w:r w:rsidRPr="002630D1">
              <w:rPr>
                <w:rStyle w:val="Hipervnculo"/>
                <w:noProof/>
              </w:rPr>
            </w:r>
            <w:r w:rsidRPr="002630D1">
              <w:rPr>
                <w:rStyle w:val="Hipervnculo"/>
                <w:noProof/>
              </w:rPr>
              <w:fldChar w:fldCharType="separate"/>
            </w:r>
            <w:r w:rsidRPr="002630D1">
              <w:rPr>
                <w:rStyle w:val="Hipervnculo"/>
                <w:noProof/>
                <w:lang w:val="es-PE"/>
              </w:rPr>
              <w:t>7.1.2</w:t>
            </w:r>
            <w:r>
              <w:rPr>
                <w:rFonts w:asciiTheme="minorHAnsi" w:eastAsiaTheme="minorEastAsia" w:hAnsiTheme="minorHAnsi" w:cstheme="minorBidi"/>
                <w:iCs w:val="0"/>
                <w:noProof/>
                <w:sz w:val="22"/>
                <w:szCs w:val="22"/>
                <w:lang w:val="es-PE" w:eastAsia="es-PE"/>
              </w:rPr>
              <w:tab/>
            </w:r>
            <w:r w:rsidRPr="002630D1">
              <w:rPr>
                <w:rStyle w:val="Hipervnculo"/>
                <w:noProof/>
                <w:lang w:val="es-PE"/>
              </w:rPr>
              <w:t>Ciclo de vida</w:t>
            </w:r>
            <w:r>
              <w:rPr>
                <w:noProof/>
                <w:webHidden/>
              </w:rPr>
              <w:tab/>
            </w:r>
            <w:r>
              <w:rPr>
                <w:noProof/>
                <w:webHidden/>
              </w:rPr>
              <w:fldChar w:fldCharType="begin"/>
            </w:r>
            <w:r>
              <w:rPr>
                <w:noProof/>
                <w:webHidden/>
              </w:rPr>
              <w:instrText xml:space="preserve"> PAGEREF _Toc77196024 \h </w:instrText>
            </w:r>
            <w:r>
              <w:rPr>
                <w:noProof/>
                <w:webHidden/>
              </w:rPr>
            </w:r>
          </w:ins>
          <w:r>
            <w:rPr>
              <w:noProof/>
              <w:webHidden/>
            </w:rPr>
            <w:fldChar w:fldCharType="separate"/>
          </w:r>
          <w:ins w:id="106" w:author="Cindy Mendoza Ibarra" w:date="2021-07-14T22:58:00Z">
            <w:r>
              <w:rPr>
                <w:noProof/>
                <w:webHidden/>
              </w:rPr>
              <w:t>22</w:t>
            </w:r>
            <w:r>
              <w:rPr>
                <w:noProof/>
                <w:webHidden/>
              </w:rPr>
              <w:fldChar w:fldCharType="end"/>
            </w:r>
            <w:r w:rsidRPr="002630D1">
              <w:rPr>
                <w:rStyle w:val="Hipervnculo"/>
                <w:noProof/>
              </w:rPr>
              <w:fldChar w:fldCharType="end"/>
            </w:r>
          </w:ins>
        </w:p>
        <w:p w14:paraId="7230192E" w14:textId="4E0E9E9E" w:rsidR="003A7A79" w:rsidRDefault="003A7A79">
          <w:pPr>
            <w:pStyle w:val="TDC2"/>
            <w:tabs>
              <w:tab w:val="left" w:pos="960"/>
              <w:tab w:val="right" w:leader="dot" w:pos="8777"/>
            </w:tabs>
            <w:rPr>
              <w:ins w:id="107" w:author="Cindy Mendoza Ibarra" w:date="2021-07-14T22:58:00Z"/>
              <w:rFonts w:asciiTheme="minorHAnsi" w:eastAsiaTheme="minorEastAsia" w:hAnsiTheme="minorHAnsi" w:cstheme="minorBidi"/>
              <w:smallCaps w:val="0"/>
              <w:noProof/>
              <w:sz w:val="22"/>
              <w:szCs w:val="22"/>
              <w:lang w:val="es-PE" w:eastAsia="es-PE"/>
            </w:rPr>
          </w:pPr>
          <w:ins w:id="108" w:author="Cindy Mendoza Ibarra" w:date="2021-07-14T22:58:00Z">
            <w:r w:rsidRPr="002630D1">
              <w:rPr>
                <w:rStyle w:val="Hipervnculo"/>
                <w:noProof/>
              </w:rPr>
              <w:fldChar w:fldCharType="begin"/>
            </w:r>
            <w:r w:rsidRPr="002630D1">
              <w:rPr>
                <w:rStyle w:val="Hipervnculo"/>
                <w:noProof/>
              </w:rPr>
              <w:instrText xml:space="preserve"> </w:instrText>
            </w:r>
            <w:r>
              <w:rPr>
                <w:noProof/>
              </w:rPr>
              <w:instrText>HYPERLINK \l "_Toc77196025"</w:instrText>
            </w:r>
            <w:r w:rsidRPr="002630D1">
              <w:rPr>
                <w:rStyle w:val="Hipervnculo"/>
                <w:noProof/>
              </w:rPr>
              <w:instrText xml:space="preserve"> </w:instrText>
            </w:r>
            <w:r w:rsidRPr="002630D1">
              <w:rPr>
                <w:rStyle w:val="Hipervnculo"/>
                <w:noProof/>
              </w:rPr>
            </w:r>
            <w:r w:rsidRPr="002630D1">
              <w:rPr>
                <w:rStyle w:val="Hipervnculo"/>
                <w:noProof/>
              </w:rPr>
              <w:fldChar w:fldCharType="separate"/>
            </w:r>
            <w:r w:rsidRPr="002630D1">
              <w:rPr>
                <w:rStyle w:val="Hipervnculo"/>
                <w:noProof/>
                <w:lang w:val="es-PE"/>
              </w:rPr>
              <w:t>7.2</w:t>
            </w:r>
            <w:r>
              <w:rPr>
                <w:rFonts w:asciiTheme="minorHAnsi" w:eastAsiaTheme="minorEastAsia" w:hAnsiTheme="minorHAnsi" w:cstheme="minorBidi"/>
                <w:smallCaps w:val="0"/>
                <w:noProof/>
                <w:sz w:val="22"/>
                <w:szCs w:val="22"/>
                <w:lang w:val="es-PE" w:eastAsia="es-PE"/>
              </w:rPr>
              <w:tab/>
            </w:r>
            <w:r w:rsidRPr="002630D1">
              <w:rPr>
                <w:rStyle w:val="Hipervnculo"/>
                <w:noProof/>
                <w:lang w:val="es-PE"/>
              </w:rPr>
              <w:t>Problemas de diseño organizacional:</w:t>
            </w:r>
            <w:r>
              <w:rPr>
                <w:noProof/>
                <w:webHidden/>
              </w:rPr>
              <w:tab/>
            </w:r>
            <w:r>
              <w:rPr>
                <w:noProof/>
                <w:webHidden/>
              </w:rPr>
              <w:fldChar w:fldCharType="begin"/>
            </w:r>
            <w:r>
              <w:rPr>
                <w:noProof/>
                <w:webHidden/>
              </w:rPr>
              <w:instrText xml:space="preserve"> PAGEREF _Toc77196025 \h </w:instrText>
            </w:r>
            <w:r>
              <w:rPr>
                <w:noProof/>
                <w:webHidden/>
              </w:rPr>
            </w:r>
          </w:ins>
          <w:r>
            <w:rPr>
              <w:noProof/>
              <w:webHidden/>
            </w:rPr>
            <w:fldChar w:fldCharType="separate"/>
          </w:r>
          <w:ins w:id="109" w:author="Cindy Mendoza Ibarra" w:date="2021-07-14T22:58:00Z">
            <w:r>
              <w:rPr>
                <w:noProof/>
                <w:webHidden/>
              </w:rPr>
              <w:t>24</w:t>
            </w:r>
            <w:r>
              <w:rPr>
                <w:noProof/>
                <w:webHidden/>
              </w:rPr>
              <w:fldChar w:fldCharType="end"/>
            </w:r>
            <w:r w:rsidRPr="002630D1">
              <w:rPr>
                <w:rStyle w:val="Hipervnculo"/>
                <w:noProof/>
              </w:rPr>
              <w:fldChar w:fldCharType="end"/>
            </w:r>
          </w:ins>
        </w:p>
        <w:p w14:paraId="3A42F21F" w14:textId="38F2533C" w:rsidR="003A7A79" w:rsidRDefault="003A7A79">
          <w:pPr>
            <w:pStyle w:val="TDC1"/>
            <w:tabs>
              <w:tab w:val="left" w:pos="480"/>
              <w:tab w:val="right" w:leader="dot" w:pos="8777"/>
            </w:tabs>
            <w:rPr>
              <w:ins w:id="110" w:author="Cindy Mendoza Ibarra" w:date="2021-07-14T22:58:00Z"/>
              <w:rFonts w:asciiTheme="minorHAnsi" w:eastAsiaTheme="minorEastAsia" w:hAnsiTheme="minorHAnsi" w:cstheme="minorBidi"/>
              <w:b w:val="0"/>
              <w:bCs w:val="0"/>
              <w:caps w:val="0"/>
              <w:noProof/>
              <w:sz w:val="22"/>
              <w:szCs w:val="22"/>
              <w:lang w:val="es-PE" w:eastAsia="es-PE"/>
            </w:rPr>
          </w:pPr>
          <w:ins w:id="111" w:author="Cindy Mendoza Ibarra" w:date="2021-07-14T22:58:00Z">
            <w:r w:rsidRPr="002630D1">
              <w:rPr>
                <w:rStyle w:val="Hipervnculo"/>
                <w:noProof/>
              </w:rPr>
              <w:fldChar w:fldCharType="begin"/>
            </w:r>
            <w:r w:rsidRPr="002630D1">
              <w:rPr>
                <w:rStyle w:val="Hipervnculo"/>
                <w:noProof/>
              </w:rPr>
              <w:instrText xml:space="preserve"> </w:instrText>
            </w:r>
            <w:r>
              <w:rPr>
                <w:noProof/>
              </w:rPr>
              <w:instrText>HYPERLINK \l "_Toc77196026"</w:instrText>
            </w:r>
            <w:r w:rsidRPr="002630D1">
              <w:rPr>
                <w:rStyle w:val="Hipervnculo"/>
                <w:noProof/>
              </w:rPr>
              <w:instrText xml:space="preserve"> </w:instrText>
            </w:r>
            <w:r w:rsidRPr="002630D1">
              <w:rPr>
                <w:rStyle w:val="Hipervnculo"/>
                <w:noProof/>
              </w:rPr>
            </w:r>
            <w:r w:rsidRPr="002630D1">
              <w:rPr>
                <w:rStyle w:val="Hipervnculo"/>
                <w:noProof/>
              </w:rPr>
              <w:fldChar w:fldCharType="separate"/>
            </w:r>
            <w:r w:rsidRPr="002630D1">
              <w:rPr>
                <w:rStyle w:val="Hipervnculo"/>
                <w:noProof/>
                <w:lang w:val="es-PE"/>
              </w:rPr>
              <w:t>8</w:t>
            </w:r>
            <w:r>
              <w:rPr>
                <w:rFonts w:asciiTheme="minorHAnsi" w:eastAsiaTheme="minorEastAsia" w:hAnsiTheme="minorHAnsi" w:cstheme="minorBidi"/>
                <w:b w:val="0"/>
                <w:bCs w:val="0"/>
                <w:caps w:val="0"/>
                <w:noProof/>
                <w:sz w:val="22"/>
                <w:szCs w:val="22"/>
                <w:lang w:val="es-PE" w:eastAsia="es-PE"/>
              </w:rPr>
              <w:tab/>
            </w:r>
            <w:r w:rsidRPr="002630D1">
              <w:rPr>
                <w:rStyle w:val="Hipervnculo"/>
                <w:noProof/>
                <w:lang w:val="es-PE"/>
              </w:rPr>
              <w:t>Dirección:</w:t>
            </w:r>
            <w:r>
              <w:rPr>
                <w:noProof/>
                <w:webHidden/>
              </w:rPr>
              <w:tab/>
            </w:r>
            <w:r>
              <w:rPr>
                <w:noProof/>
                <w:webHidden/>
              </w:rPr>
              <w:fldChar w:fldCharType="begin"/>
            </w:r>
            <w:r>
              <w:rPr>
                <w:noProof/>
                <w:webHidden/>
              </w:rPr>
              <w:instrText xml:space="preserve"> PAGEREF _Toc77196026 \h </w:instrText>
            </w:r>
            <w:r>
              <w:rPr>
                <w:noProof/>
                <w:webHidden/>
              </w:rPr>
            </w:r>
          </w:ins>
          <w:r>
            <w:rPr>
              <w:noProof/>
              <w:webHidden/>
            </w:rPr>
            <w:fldChar w:fldCharType="separate"/>
          </w:r>
          <w:ins w:id="112" w:author="Cindy Mendoza Ibarra" w:date="2021-07-14T22:58:00Z">
            <w:r>
              <w:rPr>
                <w:noProof/>
                <w:webHidden/>
              </w:rPr>
              <w:t>24</w:t>
            </w:r>
            <w:r>
              <w:rPr>
                <w:noProof/>
                <w:webHidden/>
              </w:rPr>
              <w:fldChar w:fldCharType="end"/>
            </w:r>
            <w:r w:rsidRPr="002630D1">
              <w:rPr>
                <w:rStyle w:val="Hipervnculo"/>
                <w:noProof/>
              </w:rPr>
              <w:fldChar w:fldCharType="end"/>
            </w:r>
          </w:ins>
        </w:p>
        <w:p w14:paraId="354F6535" w14:textId="14850417" w:rsidR="003A7A79" w:rsidRDefault="003A7A79">
          <w:pPr>
            <w:pStyle w:val="TDC2"/>
            <w:tabs>
              <w:tab w:val="left" w:pos="960"/>
              <w:tab w:val="right" w:leader="dot" w:pos="8777"/>
            </w:tabs>
            <w:rPr>
              <w:ins w:id="113" w:author="Cindy Mendoza Ibarra" w:date="2021-07-14T22:58:00Z"/>
              <w:rFonts w:asciiTheme="minorHAnsi" w:eastAsiaTheme="minorEastAsia" w:hAnsiTheme="minorHAnsi" w:cstheme="minorBidi"/>
              <w:smallCaps w:val="0"/>
              <w:noProof/>
              <w:sz w:val="22"/>
              <w:szCs w:val="22"/>
              <w:lang w:val="es-PE" w:eastAsia="es-PE"/>
            </w:rPr>
          </w:pPr>
          <w:ins w:id="114" w:author="Cindy Mendoza Ibarra" w:date="2021-07-14T22:58:00Z">
            <w:r w:rsidRPr="002630D1">
              <w:rPr>
                <w:rStyle w:val="Hipervnculo"/>
                <w:noProof/>
              </w:rPr>
              <w:fldChar w:fldCharType="begin"/>
            </w:r>
            <w:r w:rsidRPr="002630D1">
              <w:rPr>
                <w:rStyle w:val="Hipervnculo"/>
                <w:noProof/>
              </w:rPr>
              <w:instrText xml:space="preserve"> </w:instrText>
            </w:r>
            <w:r>
              <w:rPr>
                <w:noProof/>
              </w:rPr>
              <w:instrText>HYPERLINK \l "_Toc77196027"</w:instrText>
            </w:r>
            <w:r w:rsidRPr="002630D1">
              <w:rPr>
                <w:rStyle w:val="Hipervnculo"/>
                <w:noProof/>
              </w:rPr>
              <w:instrText xml:space="preserve"> </w:instrText>
            </w:r>
            <w:r w:rsidRPr="002630D1">
              <w:rPr>
                <w:rStyle w:val="Hipervnculo"/>
                <w:noProof/>
              </w:rPr>
            </w:r>
            <w:r w:rsidRPr="002630D1">
              <w:rPr>
                <w:rStyle w:val="Hipervnculo"/>
                <w:noProof/>
              </w:rPr>
              <w:fldChar w:fldCharType="separate"/>
            </w:r>
            <w:r w:rsidRPr="002630D1">
              <w:rPr>
                <w:rStyle w:val="Hipervnculo"/>
                <w:noProof/>
                <w:lang w:val="es-PE"/>
              </w:rPr>
              <w:t>8.1</w:t>
            </w:r>
            <w:r>
              <w:rPr>
                <w:rFonts w:asciiTheme="minorHAnsi" w:eastAsiaTheme="minorEastAsia" w:hAnsiTheme="minorHAnsi" w:cstheme="minorBidi"/>
                <w:smallCaps w:val="0"/>
                <w:noProof/>
                <w:sz w:val="22"/>
                <w:szCs w:val="22"/>
                <w:lang w:val="es-PE" w:eastAsia="es-PE"/>
              </w:rPr>
              <w:tab/>
            </w:r>
            <w:r w:rsidRPr="002630D1">
              <w:rPr>
                <w:rStyle w:val="Hipervnculo"/>
                <w:noProof/>
                <w:lang w:val="es-PE"/>
              </w:rPr>
              <w:t>Grupo y/o equipo productivo: Cohesión, liderazgo, motivación.</w:t>
            </w:r>
            <w:r>
              <w:rPr>
                <w:noProof/>
                <w:webHidden/>
              </w:rPr>
              <w:tab/>
            </w:r>
            <w:r>
              <w:rPr>
                <w:noProof/>
                <w:webHidden/>
              </w:rPr>
              <w:fldChar w:fldCharType="begin"/>
            </w:r>
            <w:r>
              <w:rPr>
                <w:noProof/>
                <w:webHidden/>
              </w:rPr>
              <w:instrText xml:space="preserve"> PAGEREF _Toc77196027 \h </w:instrText>
            </w:r>
            <w:r>
              <w:rPr>
                <w:noProof/>
                <w:webHidden/>
              </w:rPr>
            </w:r>
          </w:ins>
          <w:r>
            <w:rPr>
              <w:noProof/>
              <w:webHidden/>
            </w:rPr>
            <w:fldChar w:fldCharType="separate"/>
          </w:r>
          <w:ins w:id="115" w:author="Cindy Mendoza Ibarra" w:date="2021-07-14T22:58:00Z">
            <w:r>
              <w:rPr>
                <w:noProof/>
                <w:webHidden/>
              </w:rPr>
              <w:t>24</w:t>
            </w:r>
            <w:r>
              <w:rPr>
                <w:noProof/>
                <w:webHidden/>
              </w:rPr>
              <w:fldChar w:fldCharType="end"/>
            </w:r>
            <w:r w:rsidRPr="002630D1">
              <w:rPr>
                <w:rStyle w:val="Hipervnculo"/>
                <w:noProof/>
              </w:rPr>
              <w:fldChar w:fldCharType="end"/>
            </w:r>
          </w:ins>
        </w:p>
        <w:p w14:paraId="41EA62D8" w14:textId="5818BA7A" w:rsidR="003A7A79" w:rsidRDefault="003A7A79">
          <w:pPr>
            <w:pStyle w:val="TDC2"/>
            <w:tabs>
              <w:tab w:val="left" w:pos="960"/>
              <w:tab w:val="right" w:leader="dot" w:pos="8777"/>
            </w:tabs>
            <w:rPr>
              <w:ins w:id="116" w:author="Cindy Mendoza Ibarra" w:date="2021-07-14T22:58:00Z"/>
              <w:rFonts w:asciiTheme="minorHAnsi" w:eastAsiaTheme="minorEastAsia" w:hAnsiTheme="minorHAnsi" w:cstheme="minorBidi"/>
              <w:smallCaps w:val="0"/>
              <w:noProof/>
              <w:sz w:val="22"/>
              <w:szCs w:val="22"/>
              <w:lang w:val="es-PE" w:eastAsia="es-PE"/>
            </w:rPr>
          </w:pPr>
          <w:ins w:id="117" w:author="Cindy Mendoza Ibarra" w:date="2021-07-14T22:58:00Z">
            <w:r w:rsidRPr="002630D1">
              <w:rPr>
                <w:rStyle w:val="Hipervnculo"/>
                <w:noProof/>
              </w:rPr>
              <w:fldChar w:fldCharType="begin"/>
            </w:r>
            <w:r w:rsidRPr="002630D1">
              <w:rPr>
                <w:rStyle w:val="Hipervnculo"/>
                <w:noProof/>
              </w:rPr>
              <w:instrText xml:space="preserve"> </w:instrText>
            </w:r>
            <w:r>
              <w:rPr>
                <w:noProof/>
              </w:rPr>
              <w:instrText>HYPERLINK \l "_Toc77196028"</w:instrText>
            </w:r>
            <w:r w:rsidRPr="002630D1">
              <w:rPr>
                <w:rStyle w:val="Hipervnculo"/>
                <w:noProof/>
              </w:rPr>
              <w:instrText xml:space="preserve"> </w:instrText>
            </w:r>
            <w:r w:rsidRPr="002630D1">
              <w:rPr>
                <w:rStyle w:val="Hipervnculo"/>
                <w:noProof/>
              </w:rPr>
            </w:r>
            <w:r w:rsidRPr="002630D1">
              <w:rPr>
                <w:rStyle w:val="Hipervnculo"/>
                <w:noProof/>
              </w:rPr>
              <w:fldChar w:fldCharType="separate"/>
            </w:r>
            <w:r w:rsidRPr="002630D1">
              <w:rPr>
                <w:rStyle w:val="Hipervnculo"/>
                <w:noProof/>
                <w:lang w:val="es-PE"/>
              </w:rPr>
              <w:t>8.2</w:t>
            </w:r>
            <w:r>
              <w:rPr>
                <w:rFonts w:asciiTheme="minorHAnsi" w:eastAsiaTheme="minorEastAsia" w:hAnsiTheme="minorHAnsi" w:cstheme="minorBidi"/>
                <w:smallCaps w:val="0"/>
                <w:noProof/>
                <w:sz w:val="22"/>
                <w:szCs w:val="22"/>
                <w:lang w:val="es-PE" w:eastAsia="es-PE"/>
              </w:rPr>
              <w:tab/>
            </w:r>
            <w:r w:rsidRPr="002630D1">
              <w:rPr>
                <w:rStyle w:val="Hipervnculo"/>
                <w:noProof/>
                <w:lang w:val="es-PE"/>
              </w:rPr>
              <w:t>Problemas en Dirección:</w:t>
            </w:r>
            <w:r>
              <w:rPr>
                <w:noProof/>
                <w:webHidden/>
              </w:rPr>
              <w:tab/>
            </w:r>
            <w:r>
              <w:rPr>
                <w:noProof/>
                <w:webHidden/>
              </w:rPr>
              <w:fldChar w:fldCharType="begin"/>
            </w:r>
            <w:r>
              <w:rPr>
                <w:noProof/>
                <w:webHidden/>
              </w:rPr>
              <w:instrText xml:space="preserve"> PAGEREF _Toc77196028 \h </w:instrText>
            </w:r>
            <w:r>
              <w:rPr>
                <w:noProof/>
                <w:webHidden/>
              </w:rPr>
            </w:r>
          </w:ins>
          <w:r>
            <w:rPr>
              <w:noProof/>
              <w:webHidden/>
            </w:rPr>
            <w:fldChar w:fldCharType="separate"/>
          </w:r>
          <w:ins w:id="118" w:author="Cindy Mendoza Ibarra" w:date="2021-07-14T22:58:00Z">
            <w:r>
              <w:rPr>
                <w:noProof/>
                <w:webHidden/>
              </w:rPr>
              <w:t>25</w:t>
            </w:r>
            <w:r>
              <w:rPr>
                <w:noProof/>
                <w:webHidden/>
              </w:rPr>
              <w:fldChar w:fldCharType="end"/>
            </w:r>
            <w:r w:rsidRPr="002630D1">
              <w:rPr>
                <w:rStyle w:val="Hipervnculo"/>
                <w:noProof/>
              </w:rPr>
              <w:fldChar w:fldCharType="end"/>
            </w:r>
          </w:ins>
        </w:p>
        <w:p w14:paraId="57DEC1F9" w14:textId="4A92E865" w:rsidR="003A7A79" w:rsidRDefault="003A7A79">
          <w:pPr>
            <w:pStyle w:val="TDC1"/>
            <w:tabs>
              <w:tab w:val="left" w:pos="480"/>
              <w:tab w:val="right" w:leader="dot" w:pos="8777"/>
            </w:tabs>
            <w:rPr>
              <w:ins w:id="119" w:author="Cindy Mendoza Ibarra" w:date="2021-07-14T22:58:00Z"/>
              <w:rFonts w:asciiTheme="minorHAnsi" w:eastAsiaTheme="minorEastAsia" w:hAnsiTheme="minorHAnsi" w:cstheme="minorBidi"/>
              <w:b w:val="0"/>
              <w:bCs w:val="0"/>
              <w:caps w:val="0"/>
              <w:noProof/>
              <w:sz w:val="22"/>
              <w:szCs w:val="22"/>
              <w:lang w:val="es-PE" w:eastAsia="es-PE"/>
            </w:rPr>
          </w:pPr>
          <w:ins w:id="120" w:author="Cindy Mendoza Ibarra" w:date="2021-07-14T22:58:00Z">
            <w:r w:rsidRPr="002630D1">
              <w:rPr>
                <w:rStyle w:val="Hipervnculo"/>
                <w:noProof/>
              </w:rPr>
              <w:fldChar w:fldCharType="begin"/>
            </w:r>
            <w:r w:rsidRPr="002630D1">
              <w:rPr>
                <w:rStyle w:val="Hipervnculo"/>
                <w:noProof/>
              </w:rPr>
              <w:instrText xml:space="preserve"> </w:instrText>
            </w:r>
            <w:r>
              <w:rPr>
                <w:noProof/>
              </w:rPr>
              <w:instrText>HYPERLINK \l "_Toc77196029"</w:instrText>
            </w:r>
            <w:r w:rsidRPr="002630D1">
              <w:rPr>
                <w:rStyle w:val="Hipervnculo"/>
                <w:noProof/>
              </w:rPr>
              <w:instrText xml:space="preserve"> </w:instrText>
            </w:r>
            <w:r w:rsidRPr="002630D1">
              <w:rPr>
                <w:rStyle w:val="Hipervnculo"/>
                <w:noProof/>
              </w:rPr>
            </w:r>
            <w:r w:rsidRPr="002630D1">
              <w:rPr>
                <w:rStyle w:val="Hipervnculo"/>
                <w:noProof/>
              </w:rPr>
              <w:fldChar w:fldCharType="separate"/>
            </w:r>
            <w:r w:rsidRPr="002630D1">
              <w:rPr>
                <w:rStyle w:val="Hipervnculo"/>
                <w:noProof/>
                <w:lang w:val="es-PE"/>
              </w:rPr>
              <w:t>9</w:t>
            </w:r>
            <w:r>
              <w:rPr>
                <w:rFonts w:asciiTheme="minorHAnsi" w:eastAsiaTheme="minorEastAsia" w:hAnsiTheme="minorHAnsi" w:cstheme="minorBidi"/>
                <w:b w:val="0"/>
                <w:bCs w:val="0"/>
                <w:caps w:val="0"/>
                <w:noProof/>
                <w:sz w:val="22"/>
                <w:szCs w:val="22"/>
                <w:lang w:val="es-PE" w:eastAsia="es-PE"/>
              </w:rPr>
              <w:tab/>
            </w:r>
            <w:r w:rsidRPr="002630D1">
              <w:rPr>
                <w:rStyle w:val="Hipervnculo"/>
                <w:noProof/>
                <w:lang w:val="es-PE"/>
              </w:rPr>
              <w:t>Propuesta de Solución:</w:t>
            </w:r>
            <w:r>
              <w:rPr>
                <w:noProof/>
                <w:webHidden/>
              </w:rPr>
              <w:tab/>
            </w:r>
            <w:r>
              <w:rPr>
                <w:noProof/>
                <w:webHidden/>
              </w:rPr>
              <w:fldChar w:fldCharType="begin"/>
            </w:r>
            <w:r>
              <w:rPr>
                <w:noProof/>
                <w:webHidden/>
              </w:rPr>
              <w:instrText xml:space="preserve"> PAGEREF _Toc77196029 \h </w:instrText>
            </w:r>
            <w:r>
              <w:rPr>
                <w:noProof/>
                <w:webHidden/>
              </w:rPr>
            </w:r>
          </w:ins>
          <w:r>
            <w:rPr>
              <w:noProof/>
              <w:webHidden/>
            </w:rPr>
            <w:fldChar w:fldCharType="separate"/>
          </w:r>
          <w:ins w:id="121" w:author="Cindy Mendoza Ibarra" w:date="2021-07-14T22:58:00Z">
            <w:r>
              <w:rPr>
                <w:noProof/>
                <w:webHidden/>
              </w:rPr>
              <w:t>25</w:t>
            </w:r>
            <w:r>
              <w:rPr>
                <w:noProof/>
                <w:webHidden/>
              </w:rPr>
              <w:fldChar w:fldCharType="end"/>
            </w:r>
            <w:r w:rsidRPr="002630D1">
              <w:rPr>
                <w:rStyle w:val="Hipervnculo"/>
                <w:noProof/>
              </w:rPr>
              <w:fldChar w:fldCharType="end"/>
            </w:r>
          </w:ins>
        </w:p>
        <w:p w14:paraId="17C44E91" w14:textId="22AD4D91" w:rsidR="003A7A79" w:rsidRDefault="003A7A79">
          <w:pPr>
            <w:pStyle w:val="TDC1"/>
            <w:tabs>
              <w:tab w:val="left" w:pos="480"/>
              <w:tab w:val="right" w:leader="dot" w:pos="8777"/>
            </w:tabs>
            <w:rPr>
              <w:ins w:id="122" w:author="Cindy Mendoza Ibarra" w:date="2021-07-14T22:58:00Z"/>
              <w:rFonts w:asciiTheme="minorHAnsi" w:eastAsiaTheme="minorEastAsia" w:hAnsiTheme="minorHAnsi" w:cstheme="minorBidi"/>
              <w:b w:val="0"/>
              <w:bCs w:val="0"/>
              <w:caps w:val="0"/>
              <w:noProof/>
              <w:sz w:val="22"/>
              <w:szCs w:val="22"/>
              <w:lang w:val="es-PE" w:eastAsia="es-PE"/>
            </w:rPr>
          </w:pPr>
          <w:ins w:id="123" w:author="Cindy Mendoza Ibarra" w:date="2021-07-14T22:58:00Z">
            <w:r w:rsidRPr="002630D1">
              <w:rPr>
                <w:rStyle w:val="Hipervnculo"/>
                <w:noProof/>
              </w:rPr>
              <w:fldChar w:fldCharType="begin"/>
            </w:r>
            <w:r w:rsidRPr="002630D1">
              <w:rPr>
                <w:rStyle w:val="Hipervnculo"/>
                <w:noProof/>
              </w:rPr>
              <w:instrText xml:space="preserve"> </w:instrText>
            </w:r>
            <w:r>
              <w:rPr>
                <w:noProof/>
              </w:rPr>
              <w:instrText>HYPERLINK \l "_Toc77196030"</w:instrText>
            </w:r>
            <w:r w:rsidRPr="002630D1">
              <w:rPr>
                <w:rStyle w:val="Hipervnculo"/>
                <w:noProof/>
              </w:rPr>
              <w:instrText xml:space="preserve"> </w:instrText>
            </w:r>
            <w:r w:rsidRPr="002630D1">
              <w:rPr>
                <w:rStyle w:val="Hipervnculo"/>
                <w:noProof/>
              </w:rPr>
            </w:r>
            <w:r w:rsidRPr="002630D1">
              <w:rPr>
                <w:rStyle w:val="Hipervnculo"/>
                <w:noProof/>
              </w:rPr>
              <w:fldChar w:fldCharType="separate"/>
            </w:r>
            <w:r w:rsidRPr="002630D1">
              <w:rPr>
                <w:rStyle w:val="Hipervnculo"/>
                <w:noProof/>
                <w:lang w:val="es-PE"/>
              </w:rPr>
              <w:t>10</w:t>
            </w:r>
            <w:r>
              <w:rPr>
                <w:rFonts w:asciiTheme="minorHAnsi" w:eastAsiaTheme="minorEastAsia" w:hAnsiTheme="minorHAnsi" w:cstheme="minorBidi"/>
                <w:b w:val="0"/>
                <w:bCs w:val="0"/>
                <w:caps w:val="0"/>
                <w:noProof/>
                <w:sz w:val="22"/>
                <w:szCs w:val="22"/>
                <w:lang w:val="es-PE" w:eastAsia="es-PE"/>
              </w:rPr>
              <w:tab/>
            </w:r>
            <w:r w:rsidRPr="002630D1">
              <w:rPr>
                <w:rStyle w:val="Hipervnculo"/>
                <w:noProof/>
                <w:lang w:val="es-PE"/>
              </w:rPr>
              <w:t>Conclusiones y recomendaciones</w:t>
            </w:r>
            <w:r>
              <w:rPr>
                <w:noProof/>
                <w:webHidden/>
              </w:rPr>
              <w:tab/>
            </w:r>
            <w:r>
              <w:rPr>
                <w:noProof/>
                <w:webHidden/>
              </w:rPr>
              <w:fldChar w:fldCharType="begin"/>
            </w:r>
            <w:r>
              <w:rPr>
                <w:noProof/>
                <w:webHidden/>
              </w:rPr>
              <w:instrText xml:space="preserve"> PAGEREF _Toc77196030 \h </w:instrText>
            </w:r>
            <w:r>
              <w:rPr>
                <w:noProof/>
                <w:webHidden/>
              </w:rPr>
            </w:r>
          </w:ins>
          <w:r>
            <w:rPr>
              <w:noProof/>
              <w:webHidden/>
            </w:rPr>
            <w:fldChar w:fldCharType="separate"/>
          </w:r>
          <w:ins w:id="124" w:author="Cindy Mendoza Ibarra" w:date="2021-07-14T22:58:00Z">
            <w:r>
              <w:rPr>
                <w:noProof/>
                <w:webHidden/>
              </w:rPr>
              <w:t>26</w:t>
            </w:r>
            <w:r>
              <w:rPr>
                <w:noProof/>
                <w:webHidden/>
              </w:rPr>
              <w:fldChar w:fldCharType="end"/>
            </w:r>
            <w:r w:rsidRPr="002630D1">
              <w:rPr>
                <w:rStyle w:val="Hipervnculo"/>
                <w:noProof/>
              </w:rPr>
              <w:fldChar w:fldCharType="end"/>
            </w:r>
          </w:ins>
        </w:p>
        <w:p w14:paraId="5A87DB5F" w14:textId="35F4E540" w:rsidR="0043613D" w:rsidRPr="00E81883" w:rsidDel="003A7A79" w:rsidRDefault="001A6EC2">
          <w:pPr>
            <w:pStyle w:val="TDC1"/>
            <w:tabs>
              <w:tab w:val="left" w:pos="480"/>
              <w:tab w:val="right" w:leader="dot" w:pos="8777"/>
            </w:tabs>
            <w:rPr>
              <w:del w:id="125" w:author="Cindy Mendoza Ibarra" w:date="2021-07-14T22:56:00Z"/>
              <w:rFonts w:asciiTheme="minorHAnsi" w:eastAsiaTheme="minorEastAsia" w:hAnsiTheme="minorHAnsi" w:cstheme="minorBidi"/>
              <w:b w:val="0"/>
              <w:bCs w:val="0"/>
              <w:caps w:val="0"/>
              <w:noProof/>
              <w:sz w:val="22"/>
              <w:szCs w:val="22"/>
              <w:lang w:val="es-PE" w:eastAsia="es-PE"/>
            </w:rPr>
          </w:pPr>
          <w:del w:id="126" w:author="Cindy Mendoza Ibarra" w:date="2021-07-14T22:56:00Z">
            <w:r w:rsidDel="003A7A79">
              <w:rPr>
                <w:noProof/>
              </w:rPr>
              <w:fldChar w:fldCharType="begin"/>
            </w:r>
            <w:r w:rsidDel="003A7A79">
              <w:rPr>
                <w:noProof/>
              </w:rPr>
              <w:delInstrText xml:space="preserve"> HYPERLINK \l "_Toc75469431" </w:delInstrText>
            </w:r>
            <w:r w:rsidDel="003A7A79">
              <w:rPr>
                <w:noProof/>
              </w:rPr>
              <w:fldChar w:fldCharType="separate"/>
            </w:r>
          </w:del>
          <w:ins w:id="127" w:author="Cindy Mendoza Ibarra" w:date="2021-07-14T22:58:00Z">
            <w:r w:rsidR="003A7A79">
              <w:rPr>
                <w:b w:val="0"/>
                <w:bCs w:val="0"/>
                <w:noProof/>
                <w:lang w:val="es-ES"/>
              </w:rPr>
              <w:t>¡Error! Referencia de hipervínculo no válida.</w:t>
            </w:r>
          </w:ins>
          <w:del w:id="128" w:author="Cindy Mendoza Ibarra" w:date="2021-07-14T22:56:00Z">
            <w:r w:rsidR="0043613D" w:rsidRPr="00E81883" w:rsidDel="003A7A79">
              <w:rPr>
                <w:rStyle w:val="Hipervnculo"/>
                <w:noProof/>
                <w:lang w:val="es-PE"/>
              </w:rPr>
              <w:delText>1</w:delText>
            </w:r>
            <w:r w:rsidR="0043613D" w:rsidRPr="00E81883" w:rsidDel="003A7A79">
              <w:rPr>
                <w:rFonts w:asciiTheme="minorHAnsi" w:eastAsiaTheme="minorEastAsia" w:hAnsiTheme="minorHAnsi" w:cstheme="minorBidi"/>
                <w:b w:val="0"/>
                <w:bCs w:val="0"/>
                <w:caps w:val="0"/>
                <w:noProof/>
                <w:sz w:val="22"/>
                <w:szCs w:val="22"/>
                <w:lang w:val="es-PE" w:eastAsia="es-PE"/>
              </w:rPr>
              <w:tab/>
            </w:r>
            <w:r w:rsidR="0043613D" w:rsidRPr="00E81883" w:rsidDel="003A7A79">
              <w:rPr>
                <w:rStyle w:val="Hipervnculo"/>
                <w:noProof/>
                <w:lang w:val="es-PE"/>
              </w:rPr>
              <w:delText>Información de la empresa:</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_Toc75469431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5</w:delText>
            </w:r>
            <w:r w:rsidR="0043613D" w:rsidRPr="00E81883" w:rsidDel="003A7A79">
              <w:rPr>
                <w:noProof/>
                <w:webHidden/>
                <w:lang w:val="es-PE"/>
              </w:rPr>
              <w:fldChar w:fldCharType="end"/>
            </w:r>
            <w:r w:rsidDel="003A7A79">
              <w:rPr>
                <w:noProof/>
                <w:lang w:val="es-PE"/>
              </w:rPr>
              <w:fldChar w:fldCharType="end"/>
            </w:r>
          </w:del>
        </w:p>
        <w:p w14:paraId="28F7C3D9" w14:textId="493CC1B9" w:rsidR="0043613D" w:rsidRPr="00E81883" w:rsidDel="003A7A79" w:rsidRDefault="001A6EC2">
          <w:pPr>
            <w:pStyle w:val="TDC2"/>
            <w:tabs>
              <w:tab w:val="left" w:pos="960"/>
              <w:tab w:val="right" w:leader="dot" w:pos="8777"/>
            </w:tabs>
            <w:rPr>
              <w:del w:id="129" w:author="Cindy Mendoza Ibarra" w:date="2021-07-14T22:56:00Z"/>
              <w:rFonts w:asciiTheme="minorHAnsi" w:eastAsiaTheme="minorEastAsia" w:hAnsiTheme="minorHAnsi" w:cstheme="minorBidi"/>
              <w:smallCaps w:val="0"/>
              <w:noProof/>
              <w:sz w:val="22"/>
              <w:szCs w:val="22"/>
              <w:lang w:val="es-PE" w:eastAsia="es-PE"/>
            </w:rPr>
          </w:pPr>
          <w:del w:id="130" w:author="Cindy Mendoza Ibarra" w:date="2021-07-14T22:56:00Z">
            <w:r w:rsidDel="003A7A79">
              <w:rPr>
                <w:noProof/>
              </w:rPr>
              <w:fldChar w:fldCharType="begin"/>
            </w:r>
            <w:r w:rsidDel="003A7A79">
              <w:rPr>
                <w:noProof/>
              </w:rPr>
              <w:delInstrText xml:space="preserve"> HYPERLINK \l "_Toc75469432" </w:delInstrText>
            </w:r>
            <w:r w:rsidDel="003A7A79">
              <w:rPr>
                <w:noProof/>
              </w:rPr>
              <w:fldChar w:fldCharType="separate"/>
            </w:r>
          </w:del>
          <w:ins w:id="131" w:author="Cindy Mendoza Ibarra" w:date="2021-07-14T22:58:00Z">
            <w:r w:rsidR="003A7A79">
              <w:rPr>
                <w:b/>
                <w:bCs/>
                <w:noProof/>
                <w:lang w:val="es-ES"/>
              </w:rPr>
              <w:t>¡Error! Referencia de hipervínculo no válida.</w:t>
            </w:r>
          </w:ins>
          <w:del w:id="132" w:author="Cindy Mendoza Ibarra" w:date="2021-07-14T22:56:00Z">
            <w:r w:rsidR="0043613D" w:rsidRPr="00E81883" w:rsidDel="003A7A79">
              <w:rPr>
                <w:rStyle w:val="Hipervnculo"/>
                <w:noProof/>
                <w:lang w:val="es-PE"/>
              </w:rPr>
              <w:delText>1.1</w:delText>
            </w:r>
            <w:r w:rsidR="0043613D" w:rsidRPr="00E81883" w:rsidDel="003A7A79">
              <w:rPr>
                <w:rFonts w:asciiTheme="minorHAnsi" w:eastAsiaTheme="minorEastAsia" w:hAnsiTheme="minorHAnsi" w:cstheme="minorBidi"/>
                <w:smallCaps w:val="0"/>
                <w:noProof/>
                <w:sz w:val="22"/>
                <w:szCs w:val="22"/>
                <w:lang w:val="es-PE" w:eastAsia="es-PE"/>
              </w:rPr>
              <w:tab/>
            </w:r>
            <w:r w:rsidR="0043613D" w:rsidRPr="00E81883" w:rsidDel="003A7A79">
              <w:rPr>
                <w:rStyle w:val="Hipervnculo"/>
                <w:noProof/>
                <w:lang w:val="es-PE"/>
              </w:rPr>
              <w:delText>Razón social.</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_Toc75469432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5</w:delText>
            </w:r>
            <w:r w:rsidR="0043613D" w:rsidRPr="00E81883" w:rsidDel="003A7A79">
              <w:rPr>
                <w:noProof/>
                <w:webHidden/>
                <w:lang w:val="es-PE"/>
              </w:rPr>
              <w:fldChar w:fldCharType="end"/>
            </w:r>
            <w:r w:rsidDel="003A7A79">
              <w:rPr>
                <w:noProof/>
                <w:lang w:val="es-PE"/>
              </w:rPr>
              <w:fldChar w:fldCharType="end"/>
            </w:r>
          </w:del>
        </w:p>
        <w:p w14:paraId="44212ABB" w14:textId="56B7E616" w:rsidR="0043613D" w:rsidRPr="00E81883" w:rsidDel="003A7A79" w:rsidRDefault="001A6EC2">
          <w:pPr>
            <w:pStyle w:val="TDC2"/>
            <w:tabs>
              <w:tab w:val="left" w:pos="960"/>
              <w:tab w:val="right" w:leader="dot" w:pos="8777"/>
            </w:tabs>
            <w:rPr>
              <w:del w:id="133" w:author="Cindy Mendoza Ibarra" w:date="2021-07-14T22:56:00Z"/>
              <w:rFonts w:asciiTheme="minorHAnsi" w:eastAsiaTheme="minorEastAsia" w:hAnsiTheme="minorHAnsi" w:cstheme="minorBidi"/>
              <w:smallCaps w:val="0"/>
              <w:noProof/>
              <w:sz w:val="22"/>
              <w:szCs w:val="22"/>
              <w:lang w:val="es-PE" w:eastAsia="es-PE"/>
            </w:rPr>
          </w:pPr>
          <w:del w:id="134" w:author="Cindy Mendoza Ibarra" w:date="2021-07-14T22:56:00Z">
            <w:r w:rsidDel="003A7A79">
              <w:rPr>
                <w:noProof/>
              </w:rPr>
              <w:fldChar w:fldCharType="begin"/>
            </w:r>
            <w:r w:rsidDel="003A7A79">
              <w:rPr>
                <w:noProof/>
              </w:rPr>
              <w:delInstrText xml:space="preserve"> HYPERLINK \l "_Toc75469433" </w:delInstrText>
            </w:r>
            <w:r w:rsidDel="003A7A79">
              <w:rPr>
                <w:noProof/>
              </w:rPr>
              <w:fldChar w:fldCharType="separate"/>
            </w:r>
          </w:del>
          <w:ins w:id="135" w:author="Cindy Mendoza Ibarra" w:date="2021-07-14T22:58:00Z">
            <w:r w:rsidR="003A7A79">
              <w:rPr>
                <w:b/>
                <w:bCs/>
                <w:noProof/>
                <w:lang w:val="es-ES"/>
              </w:rPr>
              <w:t>¡Error! Referencia de hipervínculo no válida.</w:t>
            </w:r>
          </w:ins>
          <w:del w:id="136" w:author="Cindy Mendoza Ibarra" w:date="2021-07-14T22:56:00Z">
            <w:r w:rsidR="0043613D" w:rsidRPr="00E81883" w:rsidDel="003A7A79">
              <w:rPr>
                <w:rStyle w:val="Hipervnculo"/>
                <w:noProof/>
                <w:lang w:val="es-PE"/>
              </w:rPr>
              <w:delText>1.2</w:delText>
            </w:r>
            <w:r w:rsidR="0043613D" w:rsidRPr="00E81883" w:rsidDel="003A7A79">
              <w:rPr>
                <w:rFonts w:asciiTheme="minorHAnsi" w:eastAsiaTheme="minorEastAsia" w:hAnsiTheme="minorHAnsi" w:cstheme="minorBidi"/>
                <w:smallCaps w:val="0"/>
                <w:noProof/>
                <w:sz w:val="22"/>
                <w:szCs w:val="22"/>
                <w:lang w:val="es-PE" w:eastAsia="es-PE"/>
              </w:rPr>
              <w:tab/>
            </w:r>
            <w:r w:rsidR="0043613D" w:rsidRPr="00E81883" w:rsidDel="003A7A79">
              <w:rPr>
                <w:rStyle w:val="Hipervnculo"/>
                <w:noProof/>
                <w:lang w:val="es-PE"/>
              </w:rPr>
              <w:delText>Actividad.</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_Toc75469433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5</w:delText>
            </w:r>
            <w:r w:rsidR="0043613D" w:rsidRPr="00E81883" w:rsidDel="003A7A79">
              <w:rPr>
                <w:noProof/>
                <w:webHidden/>
                <w:lang w:val="es-PE"/>
              </w:rPr>
              <w:fldChar w:fldCharType="end"/>
            </w:r>
            <w:r w:rsidDel="003A7A79">
              <w:rPr>
                <w:noProof/>
                <w:lang w:val="es-PE"/>
              </w:rPr>
              <w:fldChar w:fldCharType="end"/>
            </w:r>
          </w:del>
        </w:p>
        <w:p w14:paraId="47712C0A" w14:textId="4A8BC61F" w:rsidR="0043613D" w:rsidRPr="00E81883" w:rsidDel="003A7A79" w:rsidRDefault="001A6EC2">
          <w:pPr>
            <w:pStyle w:val="TDC2"/>
            <w:tabs>
              <w:tab w:val="left" w:pos="960"/>
              <w:tab w:val="right" w:leader="dot" w:pos="8777"/>
            </w:tabs>
            <w:rPr>
              <w:del w:id="137" w:author="Cindy Mendoza Ibarra" w:date="2021-07-14T22:56:00Z"/>
              <w:rFonts w:asciiTheme="minorHAnsi" w:eastAsiaTheme="minorEastAsia" w:hAnsiTheme="minorHAnsi" w:cstheme="minorBidi"/>
              <w:smallCaps w:val="0"/>
              <w:noProof/>
              <w:sz w:val="22"/>
              <w:szCs w:val="22"/>
              <w:lang w:val="es-PE" w:eastAsia="es-PE"/>
            </w:rPr>
          </w:pPr>
          <w:del w:id="138" w:author="Cindy Mendoza Ibarra" w:date="2021-07-14T22:56:00Z">
            <w:r w:rsidDel="003A7A79">
              <w:rPr>
                <w:noProof/>
              </w:rPr>
              <w:fldChar w:fldCharType="begin"/>
            </w:r>
            <w:r w:rsidDel="003A7A79">
              <w:rPr>
                <w:noProof/>
              </w:rPr>
              <w:delInstrText xml:space="preserve"> HYPERLINK \l "_Toc7</w:delInstrText>
            </w:r>
            <w:r w:rsidDel="003A7A79">
              <w:rPr>
                <w:noProof/>
              </w:rPr>
              <w:delInstrText xml:space="preserve">5469434" </w:delInstrText>
            </w:r>
            <w:r w:rsidDel="003A7A79">
              <w:rPr>
                <w:noProof/>
              </w:rPr>
              <w:fldChar w:fldCharType="separate"/>
            </w:r>
          </w:del>
          <w:ins w:id="139" w:author="Cindy Mendoza Ibarra" w:date="2021-07-14T22:58:00Z">
            <w:r w:rsidR="003A7A79">
              <w:rPr>
                <w:b/>
                <w:bCs/>
                <w:noProof/>
                <w:lang w:val="es-ES"/>
              </w:rPr>
              <w:t>¡Error! Referencia de hipervínculo no válida.</w:t>
            </w:r>
          </w:ins>
          <w:del w:id="140" w:author="Cindy Mendoza Ibarra" w:date="2021-07-14T22:56:00Z">
            <w:r w:rsidR="0043613D" w:rsidRPr="00E81883" w:rsidDel="003A7A79">
              <w:rPr>
                <w:rStyle w:val="Hipervnculo"/>
                <w:noProof/>
                <w:lang w:val="es-PE"/>
              </w:rPr>
              <w:delText>1.3</w:delText>
            </w:r>
            <w:r w:rsidR="0043613D" w:rsidRPr="00E81883" w:rsidDel="003A7A79">
              <w:rPr>
                <w:rFonts w:asciiTheme="minorHAnsi" w:eastAsiaTheme="minorEastAsia" w:hAnsiTheme="minorHAnsi" w:cstheme="minorBidi"/>
                <w:smallCaps w:val="0"/>
                <w:noProof/>
                <w:sz w:val="22"/>
                <w:szCs w:val="22"/>
                <w:lang w:val="es-PE" w:eastAsia="es-PE"/>
              </w:rPr>
              <w:tab/>
            </w:r>
            <w:r w:rsidR="0043613D" w:rsidRPr="00E81883" w:rsidDel="003A7A79">
              <w:rPr>
                <w:rStyle w:val="Hipervnculo"/>
                <w:noProof/>
                <w:lang w:val="es-PE"/>
              </w:rPr>
              <w:delText>Productos o servicios.</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_Toc75469434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5</w:delText>
            </w:r>
            <w:r w:rsidR="0043613D" w:rsidRPr="00E81883" w:rsidDel="003A7A79">
              <w:rPr>
                <w:noProof/>
                <w:webHidden/>
                <w:lang w:val="es-PE"/>
              </w:rPr>
              <w:fldChar w:fldCharType="end"/>
            </w:r>
            <w:r w:rsidDel="003A7A79">
              <w:rPr>
                <w:noProof/>
                <w:lang w:val="es-PE"/>
              </w:rPr>
              <w:fldChar w:fldCharType="end"/>
            </w:r>
          </w:del>
        </w:p>
        <w:p w14:paraId="5BB348E2" w14:textId="7A832383" w:rsidR="0043613D" w:rsidRPr="00E81883" w:rsidDel="003A7A79" w:rsidRDefault="001A6EC2">
          <w:pPr>
            <w:pStyle w:val="TDC2"/>
            <w:tabs>
              <w:tab w:val="left" w:pos="960"/>
              <w:tab w:val="right" w:leader="dot" w:pos="8777"/>
            </w:tabs>
            <w:rPr>
              <w:del w:id="141" w:author="Cindy Mendoza Ibarra" w:date="2021-07-14T22:56:00Z"/>
              <w:rFonts w:asciiTheme="minorHAnsi" w:eastAsiaTheme="minorEastAsia" w:hAnsiTheme="minorHAnsi" w:cstheme="minorBidi"/>
              <w:smallCaps w:val="0"/>
              <w:noProof/>
              <w:sz w:val="22"/>
              <w:szCs w:val="22"/>
              <w:lang w:val="es-PE" w:eastAsia="es-PE"/>
            </w:rPr>
          </w:pPr>
          <w:del w:id="142" w:author="Cindy Mendoza Ibarra" w:date="2021-07-14T22:56:00Z">
            <w:r w:rsidDel="003A7A79">
              <w:rPr>
                <w:noProof/>
              </w:rPr>
              <w:fldChar w:fldCharType="begin"/>
            </w:r>
            <w:r w:rsidDel="003A7A79">
              <w:rPr>
                <w:noProof/>
              </w:rPr>
              <w:delInstrText xml:space="preserve"> HYPERLINK \l "_Toc75469435" </w:delInstrText>
            </w:r>
            <w:r w:rsidDel="003A7A79">
              <w:rPr>
                <w:noProof/>
              </w:rPr>
              <w:fldChar w:fldCharType="separate"/>
            </w:r>
          </w:del>
          <w:ins w:id="143" w:author="Cindy Mendoza Ibarra" w:date="2021-07-14T22:58:00Z">
            <w:r w:rsidR="003A7A79">
              <w:rPr>
                <w:b/>
                <w:bCs/>
                <w:noProof/>
                <w:lang w:val="es-ES"/>
              </w:rPr>
              <w:t>¡Error! Referencia de hipervínculo no válida.</w:t>
            </w:r>
          </w:ins>
          <w:del w:id="144" w:author="Cindy Mendoza Ibarra" w:date="2021-07-14T22:56:00Z">
            <w:r w:rsidR="0043613D" w:rsidRPr="00E81883" w:rsidDel="003A7A79">
              <w:rPr>
                <w:rStyle w:val="Hipervnculo"/>
                <w:noProof/>
                <w:lang w:val="es-PE"/>
              </w:rPr>
              <w:delText>1.4</w:delText>
            </w:r>
            <w:r w:rsidR="0043613D" w:rsidRPr="00E81883" w:rsidDel="003A7A79">
              <w:rPr>
                <w:rFonts w:asciiTheme="minorHAnsi" w:eastAsiaTheme="minorEastAsia" w:hAnsiTheme="minorHAnsi" w:cstheme="minorBidi"/>
                <w:smallCaps w:val="0"/>
                <w:noProof/>
                <w:sz w:val="22"/>
                <w:szCs w:val="22"/>
                <w:lang w:val="es-PE" w:eastAsia="es-PE"/>
              </w:rPr>
              <w:tab/>
            </w:r>
            <w:r w:rsidR="0043613D" w:rsidRPr="00E81883" w:rsidDel="003A7A79">
              <w:rPr>
                <w:rStyle w:val="Hipervnculo"/>
                <w:noProof/>
                <w:lang w:val="es-PE"/>
              </w:rPr>
              <w:delText>Cantidad de trabajadores.</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_Toc75469435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6</w:delText>
            </w:r>
            <w:r w:rsidR="0043613D" w:rsidRPr="00E81883" w:rsidDel="003A7A79">
              <w:rPr>
                <w:noProof/>
                <w:webHidden/>
                <w:lang w:val="es-PE"/>
              </w:rPr>
              <w:fldChar w:fldCharType="end"/>
            </w:r>
            <w:r w:rsidDel="003A7A79">
              <w:rPr>
                <w:noProof/>
                <w:lang w:val="es-PE"/>
              </w:rPr>
              <w:fldChar w:fldCharType="end"/>
            </w:r>
          </w:del>
        </w:p>
        <w:p w14:paraId="07FFEA5C" w14:textId="6D4EAEC4" w:rsidR="0043613D" w:rsidRPr="00E81883" w:rsidDel="003A7A79" w:rsidRDefault="001A6EC2">
          <w:pPr>
            <w:pStyle w:val="TDC2"/>
            <w:tabs>
              <w:tab w:val="left" w:pos="960"/>
              <w:tab w:val="right" w:leader="dot" w:pos="8777"/>
            </w:tabs>
            <w:rPr>
              <w:del w:id="145" w:author="Cindy Mendoza Ibarra" w:date="2021-07-14T22:56:00Z"/>
              <w:rFonts w:asciiTheme="minorHAnsi" w:eastAsiaTheme="minorEastAsia" w:hAnsiTheme="minorHAnsi" w:cstheme="minorBidi"/>
              <w:smallCaps w:val="0"/>
              <w:noProof/>
              <w:sz w:val="22"/>
              <w:szCs w:val="22"/>
              <w:lang w:val="es-PE" w:eastAsia="es-PE"/>
            </w:rPr>
          </w:pPr>
          <w:del w:id="146" w:author="Cindy Mendoza Ibarra" w:date="2021-07-14T22:56:00Z">
            <w:r w:rsidDel="003A7A79">
              <w:rPr>
                <w:noProof/>
              </w:rPr>
              <w:fldChar w:fldCharType="begin"/>
            </w:r>
            <w:r w:rsidDel="003A7A79">
              <w:rPr>
                <w:noProof/>
              </w:rPr>
              <w:delInstrText xml:space="preserve"> HYPERLINK \l "_Toc75469436" </w:delInstrText>
            </w:r>
            <w:r w:rsidDel="003A7A79">
              <w:rPr>
                <w:noProof/>
              </w:rPr>
              <w:fldChar w:fldCharType="separate"/>
            </w:r>
          </w:del>
          <w:ins w:id="147" w:author="Cindy Mendoza Ibarra" w:date="2021-07-14T22:58:00Z">
            <w:r w:rsidR="003A7A79">
              <w:rPr>
                <w:b/>
                <w:bCs/>
                <w:noProof/>
                <w:lang w:val="es-ES"/>
              </w:rPr>
              <w:t>¡Error! Referencia de hipervínculo no válida.</w:t>
            </w:r>
          </w:ins>
          <w:del w:id="148" w:author="Cindy Mendoza Ibarra" w:date="2021-07-14T22:56:00Z">
            <w:r w:rsidR="0043613D" w:rsidRPr="00E81883" w:rsidDel="003A7A79">
              <w:rPr>
                <w:rStyle w:val="Hipervnculo"/>
                <w:noProof/>
                <w:lang w:val="es-PE"/>
              </w:rPr>
              <w:delText>1.5</w:delText>
            </w:r>
            <w:r w:rsidR="0043613D" w:rsidRPr="00E81883" w:rsidDel="003A7A79">
              <w:rPr>
                <w:rFonts w:asciiTheme="minorHAnsi" w:eastAsiaTheme="minorEastAsia" w:hAnsiTheme="minorHAnsi" w:cstheme="minorBidi"/>
                <w:smallCaps w:val="0"/>
                <w:noProof/>
                <w:sz w:val="22"/>
                <w:szCs w:val="22"/>
                <w:lang w:val="es-PE" w:eastAsia="es-PE"/>
              </w:rPr>
              <w:tab/>
            </w:r>
            <w:r w:rsidR="0043613D" w:rsidRPr="00E81883" w:rsidDel="003A7A79">
              <w:rPr>
                <w:rStyle w:val="Hipervnculo"/>
                <w:noProof/>
                <w:lang w:val="es-PE"/>
              </w:rPr>
              <w:delText>Ubicación.</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_Toc75469436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6</w:delText>
            </w:r>
            <w:r w:rsidR="0043613D" w:rsidRPr="00E81883" w:rsidDel="003A7A79">
              <w:rPr>
                <w:noProof/>
                <w:webHidden/>
                <w:lang w:val="es-PE"/>
              </w:rPr>
              <w:fldChar w:fldCharType="end"/>
            </w:r>
            <w:r w:rsidDel="003A7A79">
              <w:rPr>
                <w:noProof/>
                <w:lang w:val="es-PE"/>
              </w:rPr>
              <w:fldChar w:fldCharType="end"/>
            </w:r>
          </w:del>
        </w:p>
        <w:p w14:paraId="7FCE803E" w14:textId="7C734425" w:rsidR="0043613D" w:rsidRPr="00E81883" w:rsidDel="003A7A79" w:rsidRDefault="001A6EC2">
          <w:pPr>
            <w:pStyle w:val="TDC2"/>
            <w:tabs>
              <w:tab w:val="left" w:pos="960"/>
              <w:tab w:val="right" w:leader="dot" w:pos="8777"/>
            </w:tabs>
            <w:rPr>
              <w:del w:id="149" w:author="Cindy Mendoza Ibarra" w:date="2021-07-14T22:56:00Z"/>
              <w:rFonts w:asciiTheme="minorHAnsi" w:eastAsiaTheme="minorEastAsia" w:hAnsiTheme="minorHAnsi" w:cstheme="minorBidi"/>
              <w:smallCaps w:val="0"/>
              <w:noProof/>
              <w:sz w:val="22"/>
              <w:szCs w:val="22"/>
              <w:lang w:val="es-PE" w:eastAsia="es-PE"/>
            </w:rPr>
          </w:pPr>
          <w:del w:id="150" w:author="Cindy Mendoza Ibarra" w:date="2021-07-14T22:56:00Z">
            <w:r w:rsidDel="003A7A79">
              <w:rPr>
                <w:noProof/>
              </w:rPr>
              <w:fldChar w:fldCharType="begin"/>
            </w:r>
            <w:r w:rsidDel="003A7A79">
              <w:rPr>
                <w:noProof/>
              </w:rPr>
              <w:delInstrText xml:space="preserve"> HYPERLINK \l "_Toc75469437" </w:delInstrText>
            </w:r>
            <w:r w:rsidDel="003A7A79">
              <w:rPr>
                <w:noProof/>
              </w:rPr>
              <w:fldChar w:fldCharType="separate"/>
            </w:r>
          </w:del>
          <w:ins w:id="151" w:author="Cindy Mendoza Ibarra" w:date="2021-07-14T22:58:00Z">
            <w:r w:rsidR="003A7A79">
              <w:rPr>
                <w:b/>
                <w:bCs/>
                <w:noProof/>
                <w:lang w:val="es-ES"/>
              </w:rPr>
              <w:t>¡Error! Referencia de hipervínculo no válida.</w:t>
            </w:r>
          </w:ins>
          <w:del w:id="152" w:author="Cindy Mendoza Ibarra" w:date="2021-07-14T22:56:00Z">
            <w:r w:rsidR="0043613D" w:rsidRPr="00E81883" w:rsidDel="003A7A79">
              <w:rPr>
                <w:rStyle w:val="Hipervnculo"/>
                <w:noProof/>
                <w:lang w:val="es-PE"/>
              </w:rPr>
              <w:delText>1.6</w:delText>
            </w:r>
            <w:r w:rsidR="0043613D" w:rsidRPr="00E81883" w:rsidDel="003A7A79">
              <w:rPr>
                <w:rFonts w:asciiTheme="minorHAnsi" w:eastAsiaTheme="minorEastAsia" w:hAnsiTheme="minorHAnsi" w:cstheme="minorBidi"/>
                <w:smallCaps w:val="0"/>
                <w:noProof/>
                <w:sz w:val="22"/>
                <w:szCs w:val="22"/>
                <w:lang w:val="es-PE" w:eastAsia="es-PE"/>
              </w:rPr>
              <w:tab/>
            </w:r>
            <w:r w:rsidR="0043613D" w:rsidRPr="00E81883" w:rsidDel="003A7A79">
              <w:rPr>
                <w:rStyle w:val="Hipervnculo"/>
                <w:noProof/>
                <w:lang w:val="es-PE"/>
              </w:rPr>
              <w:delText>Estructura organizacional.</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_Toc75469437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6</w:delText>
            </w:r>
            <w:r w:rsidR="0043613D" w:rsidRPr="00E81883" w:rsidDel="003A7A79">
              <w:rPr>
                <w:noProof/>
                <w:webHidden/>
                <w:lang w:val="es-PE"/>
              </w:rPr>
              <w:fldChar w:fldCharType="end"/>
            </w:r>
            <w:r w:rsidDel="003A7A79">
              <w:rPr>
                <w:noProof/>
                <w:lang w:val="es-PE"/>
              </w:rPr>
              <w:fldChar w:fldCharType="end"/>
            </w:r>
          </w:del>
        </w:p>
        <w:p w14:paraId="301ACCE6" w14:textId="3E915F2B" w:rsidR="0043613D" w:rsidRPr="00E81883" w:rsidDel="003A7A79" w:rsidRDefault="001A6EC2">
          <w:pPr>
            <w:pStyle w:val="TDC1"/>
            <w:tabs>
              <w:tab w:val="left" w:pos="480"/>
              <w:tab w:val="right" w:leader="dot" w:pos="8777"/>
            </w:tabs>
            <w:rPr>
              <w:del w:id="153" w:author="Cindy Mendoza Ibarra" w:date="2021-07-14T22:56:00Z"/>
              <w:rFonts w:asciiTheme="minorHAnsi" w:eastAsiaTheme="minorEastAsia" w:hAnsiTheme="minorHAnsi" w:cstheme="minorBidi"/>
              <w:b w:val="0"/>
              <w:bCs w:val="0"/>
              <w:caps w:val="0"/>
              <w:noProof/>
              <w:sz w:val="22"/>
              <w:szCs w:val="22"/>
              <w:lang w:val="es-PE" w:eastAsia="es-PE"/>
            </w:rPr>
          </w:pPr>
          <w:del w:id="154" w:author="Cindy Mendoza Ibarra" w:date="2021-07-14T22:56:00Z">
            <w:r w:rsidDel="003A7A79">
              <w:rPr>
                <w:noProof/>
              </w:rPr>
              <w:fldChar w:fldCharType="begin"/>
            </w:r>
            <w:r w:rsidDel="003A7A79">
              <w:rPr>
                <w:noProof/>
              </w:rPr>
              <w:delInstrText xml:space="preserve"> HYPERLINK \l "_Toc75469438" </w:delInstrText>
            </w:r>
            <w:r w:rsidDel="003A7A79">
              <w:rPr>
                <w:noProof/>
              </w:rPr>
              <w:fldChar w:fldCharType="separate"/>
            </w:r>
          </w:del>
          <w:ins w:id="155" w:author="Cindy Mendoza Ibarra" w:date="2021-07-14T22:58:00Z">
            <w:r w:rsidR="003A7A79">
              <w:rPr>
                <w:b w:val="0"/>
                <w:bCs w:val="0"/>
                <w:noProof/>
                <w:lang w:val="es-ES"/>
              </w:rPr>
              <w:t>¡Error! Referencia de hipervínculo no válida.</w:t>
            </w:r>
          </w:ins>
          <w:del w:id="156" w:author="Cindy Mendoza Ibarra" w:date="2021-07-14T22:56:00Z">
            <w:r w:rsidR="0043613D" w:rsidRPr="00E81883" w:rsidDel="003A7A79">
              <w:rPr>
                <w:rStyle w:val="Hipervnculo"/>
                <w:noProof/>
                <w:lang w:val="es-PE"/>
              </w:rPr>
              <w:delText>2</w:delText>
            </w:r>
            <w:r w:rsidR="0043613D" w:rsidRPr="00E81883" w:rsidDel="003A7A79">
              <w:rPr>
                <w:rFonts w:asciiTheme="minorHAnsi" w:eastAsiaTheme="minorEastAsia" w:hAnsiTheme="minorHAnsi" w:cstheme="minorBidi"/>
                <w:b w:val="0"/>
                <w:bCs w:val="0"/>
                <w:caps w:val="0"/>
                <w:noProof/>
                <w:sz w:val="22"/>
                <w:szCs w:val="22"/>
                <w:lang w:val="es-PE" w:eastAsia="es-PE"/>
              </w:rPr>
              <w:tab/>
            </w:r>
            <w:r w:rsidR="0043613D" w:rsidRPr="00E81883" w:rsidDel="003A7A79">
              <w:rPr>
                <w:rStyle w:val="Hipervnculo"/>
                <w:noProof/>
                <w:lang w:val="es-PE"/>
              </w:rPr>
              <w:delText>Misión, visión y valores:</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_Toc75469438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6</w:delText>
            </w:r>
            <w:r w:rsidR="0043613D" w:rsidRPr="00E81883" w:rsidDel="003A7A79">
              <w:rPr>
                <w:noProof/>
                <w:webHidden/>
                <w:lang w:val="es-PE"/>
              </w:rPr>
              <w:fldChar w:fldCharType="end"/>
            </w:r>
            <w:r w:rsidDel="003A7A79">
              <w:rPr>
                <w:noProof/>
                <w:lang w:val="es-PE"/>
              </w:rPr>
              <w:fldChar w:fldCharType="end"/>
            </w:r>
          </w:del>
        </w:p>
        <w:p w14:paraId="0F336F7F" w14:textId="242743EB" w:rsidR="0043613D" w:rsidRPr="00E81883" w:rsidDel="003A7A79" w:rsidRDefault="001A6EC2">
          <w:pPr>
            <w:pStyle w:val="TDC2"/>
            <w:tabs>
              <w:tab w:val="left" w:pos="960"/>
              <w:tab w:val="right" w:leader="dot" w:pos="8777"/>
            </w:tabs>
            <w:rPr>
              <w:del w:id="157" w:author="Cindy Mendoza Ibarra" w:date="2021-07-14T22:56:00Z"/>
              <w:rFonts w:asciiTheme="minorHAnsi" w:eastAsiaTheme="minorEastAsia" w:hAnsiTheme="minorHAnsi" w:cstheme="minorBidi"/>
              <w:smallCaps w:val="0"/>
              <w:noProof/>
              <w:sz w:val="22"/>
              <w:szCs w:val="22"/>
              <w:lang w:val="es-PE" w:eastAsia="es-PE"/>
            </w:rPr>
          </w:pPr>
          <w:del w:id="158" w:author="Cindy Mendoza Ibarra" w:date="2021-07-14T22:56:00Z">
            <w:r w:rsidDel="003A7A79">
              <w:rPr>
                <w:noProof/>
              </w:rPr>
              <w:fldChar w:fldCharType="begin"/>
            </w:r>
            <w:r w:rsidDel="003A7A79">
              <w:rPr>
                <w:noProof/>
              </w:rPr>
              <w:delInstrText xml:space="preserve"> HYPERLINK \l "_Toc75469439" </w:delInstrText>
            </w:r>
            <w:r w:rsidDel="003A7A79">
              <w:rPr>
                <w:noProof/>
              </w:rPr>
              <w:fldChar w:fldCharType="separate"/>
            </w:r>
          </w:del>
          <w:ins w:id="159" w:author="Cindy Mendoza Ibarra" w:date="2021-07-14T22:58:00Z">
            <w:r w:rsidR="003A7A79">
              <w:rPr>
                <w:b/>
                <w:bCs/>
                <w:noProof/>
                <w:lang w:val="es-ES"/>
              </w:rPr>
              <w:t>¡Error! Referencia de hipervínculo no válida.</w:t>
            </w:r>
          </w:ins>
          <w:del w:id="160" w:author="Cindy Mendoza Ibarra" w:date="2021-07-14T22:56:00Z">
            <w:r w:rsidR="0043613D" w:rsidRPr="00E81883" w:rsidDel="003A7A79">
              <w:rPr>
                <w:rStyle w:val="Hipervnculo"/>
                <w:noProof/>
                <w:lang w:val="es-PE"/>
              </w:rPr>
              <w:delText>2.1</w:delText>
            </w:r>
            <w:r w:rsidR="0043613D" w:rsidRPr="00E81883" w:rsidDel="003A7A79">
              <w:rPr>
                <w:rFonts w:asciiTheme="minorHAnsi" w:eastAsiaTheme="minorEastAsia" w:hAnsiTheme="minorHAnsi" w:cstheme="minorBidi"/>
                <w:smallCaps w:val="0"/>
                <w:noProof/>
                <w:sz w:val="22"/>
                <w:szCs w:val="22"/>
                <w:lang w:val="es-PE" w:eastAsia="es-PE"/>
              </w:rPr>
              <w:tab/>
            </w:r>
            <w:r w:rsidR="0043613D" w:rsidRPr="00E81883" w:rsidDel="003A7A79">
              <w:rPr>
                <w:rStyle w:val="Hipervnculo"/>
                <w:noProof/>
                <w:lang w:val="es-PE"/>
              </w:rPr>
              <w:delText>Misión.</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_Toc75469439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6</w:delText>
            </w:r>
            <w:r w:rsidR="0043613D" w:rsidRPr="00E81883" w:rsidDel="003A7A79">
              <w:rPr>
                <w:noProof/>
                <w:webHidden/>
                <w:lang w:val="es-PE"/>
              </w:rPr>
              <w:fldChar w:fldCharType="end"/>
            </w:r>
            <w:r w:rsidDel="003A7A79">
              <w:rPr>
                <w:noProof/>
                <w:lang w:val="es-PE"/>
              </w:rPr>
              <w:fldChar w:fldCharType="end"/>
            </w:r>
          </w:del>
        </w:p>
        <w:p w14:paraId="434909BE" w14:textId="7798911A" w:rsidR="0043613D" w:rsidRPr="00E81883" w:rsidDel="003A7A79" w:rsidRDefault="001A6EC2">
          <w:pPr>
            <w:pStyle w:val="TDC2"/>
            <w:tabs>
              <w:tab w:val="left" w:pos="960"/>
              <w:tab w:val="right" w:leader="dot" w:pos="8777"/>
            </w:tabs>
            <w:rPr>
              <w:del w:id="161" w:author="Cindy Mendoza Ibarra" w:date="2021-07-14T22:56:00Z"/>
              <w:rFonts w:asciiTheme="minorHAnsi" w:eastAsiaTheme="minorEastAsia" w:hAnsiTheme="minorHAnsi" w:cstheme="minorBidi"/>
              <w:smallCaps w:val="0"/>
              <w:noProof/>
              <w:sz w:val="22"/>
              <w:szCs w:val="22"/>
              <w:lang w:val="es-PE" w:eastAsia="es-PE"/>
            </w:rPr>
          </w:pPr>
          <w:del w:id="162" w:author="Cindy Mendoza Ibarra" w:date="2021-07-14T22:56:00Z">
            <w:r w:rsidDel="003A7A79">
              <w:rPr>
                <w:noProof/>
              </w:rPr>
              <w:fldChar w:fldCharType="begin"/>
            </w:r>
            <w:r w:rsidDel="003A7A79">
              <w:rPr>
                <w:noProof/>
              </w:rPr>
              <w:delInstrText xml:space="preserve"> HYPERLINK \l "_Toc75469440" </w:delInstrText>
            </w:r>
            <w:r w:rsidDel="003A7A79">
              <w:rPr>
                <w:noProof/>
              </w:rPr>
              <w:fldChar w:fldCharType="separate"/>
            </w:r>
          </w:del>
          <w:ins w:id="163" w:author="Cindy Mendoza Ibarra" w:date="2021-07-14T22:58:00Z">
            <w:r w:rsidR="003A7A79">
              <w:rPr>
                <w:b/>
                <w:bCs/>
                <w:noProof/>
                <w:lang w:val="es-ES"/>
              </w:rPr>
              <w:t>¡Error! Referencia de hipervínculo no válida.</w:t>
            </w:r>
          </w:ins>
          <w:del w:id="164" w:author="Cindy Mendoza Ibarra" w:date="2021-07-14T22:56:00Z">
            <w:r w:rsidR="0043613D" w:rsidRPr="00E81883" w:rsidDel="003A7A79">
              <w:rPr>
                <w:rStyle w:val="Hipervnculo"/>
                <w:noProof/>
                <w:lang w:val="es-PE"/>
              </w:rPr>
              <w:delText>2.2</w:delText>
            </w:r>
            <w:r w:rsidR="0043613D" w:rsidRPr="00E81883" w:rsidDel="003A7A79">
              <w:rPr>
                <w:rFonts w:asciiTheme="minorHAnsi" w:eastAsiaTheme="minorEastAsia" w:hAnsiTheme="minorHAnsi" w:cstheme="minorBidi"/>
                <w:smallCaps w:val="0"/>
                <w:noProof/>
                <w:sz w:val="22"/>
                <w:szCs w:val="22"/>
                <w:lang w:val="es-PE" w:eastAsia="es-PE"/>
              </w:rPr>
              <w:tab/>
            </w:r>
            <w:r w:rsidR="0043613D" w:rsidRPr="00E81883" w:rsidDel="003A7A79">
              <w:rPr>
                <w:rStyle w:val="Hipervnculo"/>
                <w:noProof/>
                <w:lang w:val="es-PE"/>
              </w:rPr>
              <w:delText>Visión.</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_Toc75469440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7</w:delText>
            </w:r>
            <w:r w:rsidR="0043613D" w:rsidRPr="00E81883" w:rsidDel="003A7A79">
              <w:rPr>
                <w:noProof/>
                <w:webHidden/>
                <w:lang w:val="es-PE"/>
              </w:rPr>
              <w:fldChar w:fldCharType="end"/>
            </w:r>
            <w:r w:rsidDel="003A7A79">
              <w:rPr>
                <w:noProof/>
                <w:lang w:val="es-PE"/>
              </w:rPr>
              <w:fldChar w:fldCharType="end"/>
            </w:r>
          </w:del>
        </w:p>
        <w:p w14:paraId="6407971C" w14:textId="27BF62DA" w:rsidR="0043613D" w:rsidRPr="00E81883" w:rsidDel="003A7A79" w:rsidRDefault="001A6EC2">
          <w:pPr>
            <w:pStyle w:val="TDC2"/>
            <w:tabs>
              <w:tab w:val="left" w:pos="960"/>
              <w:tab w:val="right" w:leader="dot" w:pos="8777"/>
            </w:tabs>
            <w:rPr>
              <w:del w:id="165" w:author="Cindy Mendoza Ibarra" w:date="2021-07-14T22:56:00Z"/>
              <w:rFonts w:asciiTheme="minorHAnsi" w:eastAsiaTheme="minorEastAsia" w:hAnsiTheme="minorHAnsi" w:cstheme="minorBidi"/>
              <w:smallCaps w:val="0"/>
              <w:noProof/>
              <w:sz w:val="22"/>
              <w:szCs w:val="22"/>
              <w:lang w:val="es-PE" w:eastAsia="es-PE"/>
            </w:rPr>
          </w:pPr>
          <w:del w:id="166" w:author="Cindy Mendoza Ibarra" w:date="2021-07-14T22:56:00Z">
            <w:r w:rsidDel="003A7A79">
              <w:rPr>
                <w:noProof/>
              </w:rPr>
              <w:fldChar w:fldCharType="begin"/>
            </w:r>
            <w:r w:rsidDel="003A7A79">
              <w:rPr>
                <w:noProof/>
              </w:rPr>
              <w:delInstrText xml:space="preserve"> HYPERLINK \l "_Toc75469441" </w:delInstrText>
            </w:r>
            <w:r w:rsidDel="003A7A79">
              <w:rPr>
                <w:noProof/>
              </w:rPr>
              <w:fldChar w:fldCharType="separate"/>
            </w:r>
          </w:del>
          <w:ins w:id="167" w:author="Cindy Mendoza Ibarra" w:date="2021-07-14T22:58:00Z">
            <w:r w:rsidR="003A7A79">
              <w:rPr>
                <w:b/>
                <w:bCs/>
                <w:noProof/>
                <w:lang w:val="es-ES"/>
              </w:rPr>
              <w:t>¡Error! Referencia de hipervínculo no válida.</w:t>
            </w:r>
          </w:ins>
          <w:del w:id="168" w:author="Cindy Mendoza Ibarra" w:date="2021-07-14T22:56:00Z">
            <w:r w:rsidR="0043613D" w:rsidRPr="00E81883" w:rsidDel="003A7A79">
              <w:rPr>
                <w:rStyle w:val="Hipervnculo"/>
                <w:noProof/>
                <w:lang w:val="es-PE"/>
              </w:rPr>
              <w:delText>2.3</w:delText>
            </w:r>
            <w:r w:rsidR="0043613D" w:rsidRPr="00E81883" w:rsidDel="003A7A79">
              <w:rPr>
                <w:rFonts w:asciiTheme="minorHAnsi" w:eastAsiaTheme="minorEastAsia" w:hAnsiTheme="minorHAnsi" w:cstheme="minorBidi"/>
                <w:smallCaps w:val="0"/>
                <w:noProof/>
                <w:sz w:val="22"/>
                <w:szCs w:val="22"/>
                <w:lang w:val="es-PE" w:eastAsia="es-PE"/>
              </w:rPr>
              <w:tab/>
            </w:r>
            <w:r w:rsidR="0043613D" w:rsidRPr="00E81883" w:rsidDel="003A7A79">
              <w:rPr>
                <w:rStyle w:val="Hipervnculo"/>
                <w:noProof/>
                <w:lang w:val="es-PE"/>
              </w:rPr>
              <w:delText>Valores corporativos.</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_Toc75469441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7</w:delText>
            </w:r>
            <w:r w:rsidR="0043613D" w:rsidRPr="00E81883" w:rsidDel="003A7A79">
              <w:rPr>
                <w:noProof/>
                <w:webHidden/>
                <w:lang w:val="es-PE"/>
              </w:rPr>
              <w:fldChar w:fldCharType="end"/>
            </w:r>
            <w:r w:rsidDel="003A7A79">
              <w:rPr>
                <w:noProof/>
                <w:lang w:val="es-PE"/>
              </w:rPr>
              <w:fldChar w:fldCharType="end"/>
            </w:r>
          </w:del>
        </w:p>
        <w:p w14:paraId="123D0C41" w14:textId="577B35E7" w:rsidR="0043613D" w:rsidRPr="00E81883" w:rsidDel="003A7A79" w:rsidRDefault="001A6EC2">
          <w:pPr>
            <w:pStyle w:val="TDC2"/>
            <w:tabs>
              <w:tab w:val="left" w:pos="960"/>
              <w:tab w:val="right" w:leader="dot" w:pos="8777"/>
            </w:tabs>
            <w:rPr>
              <w:del w:id="169" w:author="Cindy Mendoza Ibarra" w:date="2021-07-14T22:56:00Z"/>
              <w:rFonts w:asciiTheme="minorHAnsi" w:eastAsiaTheme="minorEastAsia" w:hAnsiTheme="minorHAnsi" w:cstheme="minorBidi"/>
              <w:smallCaps w:val="0"/>
              <w:noProof/>
              <w:sz w:val="22"/>
              <w:szCs w:val="22"/>
              <w:lang w:val="es-PE" w:eastAsia="es-PE"/>
            </w:rPr>
          </w:pPr>
          <w:del w:id="170" w:author="Cindy Mendoza Ibarra" w:date="2021-07-14T22:56:00Z">
            <w:r w:rsidDel="003A7A79">
              <w:rPr>
                <w:noProof/>
              </w:rPr>
              <w:fldChar w:fldCharType="begin"/>
            </w:r>
            <w:r w:rsidDel="003A7A79">
              <w:rPr>
                <w:noProof/>
              </w:rPr>
              <w:delInstrText xml:space="preserve"> HYPERLINK \l "_Toc75469442" </w:delInstrText>
            </w:r>
            <w:r w:rsidDel="003A7A79">
              <w:rPr>
                <w:noProof/>
              </w:rPr>
              <w:fldChar w:fldCharType="separate"/>
            </w:r>
          </w:del>
          <w:ins w:id="171" w:author="Cindy Mendoza Ibarra" w:date="2021-07-14T22:58:00Z">
            <w:r w:rsidR="003A7A79">
              <w:rPr>
                <w:b/>
                <w:bCs/>
                <w:noProof/>
                <w:lang w:val="es-ES"/>
              </w:rPr>
              <w:t>¡Error! Referencia de hipervínculo no válida.</w:t>
            </w:r>
          </w:ins>
          <w:del w:id="172" w:author="Cindy Mendoza Ibarra" w:date="2021-07-14T22:56:00Z">
            <w:r w:rsidR="0043613D" w:rsidRPr="00E81883" w:rsidDel="003A7A79">
              <w:rPr>
                <w:rStyle w:val="Hipervnculo"/>
                <w:noProof/>
                <w:lang w:val="es-PE"/>
              </w:rPr>
              <w:delText>2.4</w:delText>
            </w:r>
            <w:r w:rsidR="0043613D" w:rsidRPr="00E81883" w:rsidDel="003A7A79">
              <w:rPr>
                <w:rFonts w:asciiTheme="minorHAnsi" w:eastAsiaTheme="minorEastAsia" w:hAnsiTheme="minorHAnsi" w:cstheme="minorBidi"/>
                <w:smallCaps w:val="0"/>
                <w:noProof/>
                <w:sz w:val="22"/>
                <w:szCs w:val="22"/>
                <w:lang w:val="es-PE" w:eastAsia="es-PE"/>
              </w:rPr>
              <w:tab/>
            </w:r>
            <w:r w:rsidR="0043613D" w:rsidRPr="00E81883" w:rsidDel="003A7A79">
              <w:rPr>
                <w:rStyle w:val="Hipervnculo"/>
                <w:noProof/>
                <w:lang w:val="es-PE"/>
              </w:rPr>
              <w:delText>Pilares culturales.</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_Toc75469442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7</w:delText>
            </w:r>
            <w:r w:rsidR="0043613D" w:rsidRPr="00E81883" w:rsidDel="003A7A79">
              <w:rPr>
                <w:noProof/>
                <w:webHidden/>
                <w:lang w:val="es-PE"/>
              </w:rPr>
              <w:fldChar w:fldCharType="end"/>
            </w:r>
            <w:r w:rsidDel="003A7A79">
              <w:rPr>
                <w:noProof/>
                <w:lang w:val="es-PE"/>
              </w:rPr>
              <w:fldChar w:fldCharType="end"/>
            </w:r>
          </w:del>
        </w:p>
        <w:p w14:paraId="4B0BCF7D" w14:textId="38FDEFFE" w:rsidR="0043613D" w:rsidRPr="00E81883" w:rsidDel="003A7A79" w:rsidRDefault="001A6EC2">
          <w:pPr>
            <w:pStyle w:val="TDC1"/>
            <w:tabs>
              <w:tab w:val="left" w:pos="480"/>
              <w:tab w:val="right" w:leader="dot" w:pos="8777"/>
            </w:tabs>
            <w:rPr>
              <w:del w:id="173" w:author="Cindy Mendoza Ibarra" w:date="2021-07-14T22:56:00Z"/>
              <w:rFonts w:asciiTheme="minorHAnsi" w:eastAsiaTheme="minorEastAsia" w:hAnsiTheme="minorHAnsi" w:cstheme="minorBidi"/>
              <w:b w:val="0"/>
              <w:bCs w:val="0"/>
              <w:caps w:val="0"/>
              <w:noProof/>
              <w:sz w:val="22"/>
              <w:szCs w:val="22"/>
              <w:lang w:val="es-PE" w:eastAsia="es-PE"/>
            </w:rPr>
          </w:pPr>
          <w:del w:id="174" w:author="Cindy Mendoza Ibarra" w:date="2021-07-14T22:56:00Z">
            <w:r w:rsidDel="003A7A79">
              <w:rPr>
                <w:noProof/>
              </w:rPr>
              <w:fldChar w:fldCharType="begin"/>
            </w:r>
            <w:r w:rsidDel="003A7A79">
              <w:rPr>
                <w:noProof/>
              </w:rPr>
              <w:delInstrText xml:space="preserve"> HYPERLINK \l "_Toc75469443" </w:delInstrText>
            </w:r>
            <w:r w:rsidDel="003A7A79">
              <w:rPr>
                <w:noProof/>
              </w:rPr>
              <w:fldChar w:fldCharType="separate"/>
            </w:r>
          </w:del>
          <w:ins w:id="175" w:author="Cindy Mendoza Ibarra" w:date="2021-07-14T22:58:00Z">
            <w:r w:rsidR="003A7A79">
              <w:rPr>
                <w:b w:val="0"/>
                <w:bCs w:val="0"/>
                <w:noProof/>
                <w:lang w:val="es-ES"/>
              </w:rPr>
              <w:t>¡Error! Referencia de hipervínculo no válida.</w:t>
            </w:r>
          </w:ins>
          <w:del w:id="176" w:author="Cindy Mendoza Ibarra" w:date="2021-07-14T22:56:00Z">
            <w:r w:rsidR="0043613D" w:rsidRPr="00E81883" w:rsidDel="003A7A79">
              <w:rPr>
                <w:rStyle w:val="Hipervnculo"/>
                <w:noProof/>
                <w:lang w:val="es-PE"/>
              </w:rPr>
              <w:delText>3</w:delText>
            </w:r>
            <w:r w:rsidR="0043613D" w:rsidRPr="00E81883" w:rsidDel="003A7A79">
              <w:rPr>
                <w:rFonts w:asciiTheme="minorHAnsi" w:eastAsiaTheme="minorEastAsia" w:hAnsiTheme="minorHAnsi" w:cstheme="minorBidi"/>
                <w:b w:val="0"/>
                <w:bCs w:val="0"/>
                <w:caps w:val="0"/>
                <w:noProof/>
                <w:sz w:val="22"/>
                <w:szCs w:val="22"/>
                <w:lang w:val="es-PE" w:eastAsia="es-PE"/>
              </w:rPr>
              <w:tab/>
            </w:r>
            <w:r w:rsidR="0043613D" w:rsidRPr="00E81883" w:rsidDel="003A7A79">
              <w:rPr>
                <w:rStyle w:val="Hipervnculo"/>
                <w:noProof/>
                <w:lang w:val="es-PE"/>
              </w:rPr>
              <w:delText>Análisis del entorno externo:</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_Toc75469443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8</w:delText>
            </w:r>
            <w:r w:rsidR="0043613D" w:rsidRPr="00E81883" w:rsidDel="003A7A79">
              <w:rPr>
                <w:noProof/>
                <w:webHidden/>
                <w:lang w:val="es-PE"/>
              </w:rPr>
              <w:fldChar w:fldCharType="end"/>
            </w:r>
            <w:r w:rsidDel="003A7A79">
              <w:rPr>
                <w:noProof/>
                <w:lang w:val="es-PE"/>
              </w:rPr>
              <w:fldChar w:fldCharType="end"/>
            </w:r>
          </w:del>
        </w:p>
        <w:p w14:paraId="1F23B8E4" w14:textId="147EDA74" w:rsidR="0043613D" w:rsidRPr="00E81883" w:rsidDel="003A7A79" w:rsidRDefault="001A6EC2">
          <w:pPr>
            <w:pStyle w:val="TDC2"/>
            <w:tabs>
              <w:tab w:val="left" w:pos="960"/>
              <w:tab w:val="right" w:leader="dot" w:pos="8777"/>
            </w:tabs>
            <w:rPr>
              <w:del w:id="177" w:author="Cindy Mendoza Ibarra" w:date="2021-07-14T22:56:00Z"/>
              <w:rFonts w:asciiTheme="minorHAnsi" w:eastAsiaTheme="minorEastAsia" w:hAnsiTheme="minorHAnsi" w:cstheme="minorBidi"/>
              <w:smallCaps w:val="0"/>
              <w:noProof/>
              <w:sz w:val="22"/>
              <w:szCs w:val="22"/>
              <w:lang w:val="es-PE" w:eastAsia="es-PE"/>
            </w:rPr>
          </w:pPr>
          <w:del w:id="178" w:author="Cindy Mendoza Ibarra" w:date="2021-07-14T22:56:00Z">
            <w:r w:rsidDel="003A7A79">
              <w:rPr>
                <w:noProof/>
              </w:rPr>
              <w:fldChar w:fldCharType="begin"/>
            </w:r>
            <w:r w:rsidDel="003A7A79">
              <w:rPr>
                <w:noProof/>
              </w:rPr>
              <w:delInstrText xml:space="preserve"> HYPERLINK \l "_Toc75469444" </w:delInstrText>
            </w:r>
            <w:r w:rsidDel="003A7A79">
              <w:rPr>
                <w:noProof/>
              </w:rPr>
              <w:fldChar w:fldCharType="separate"/>
            </w:r>
          </w:del>
          <w:ins w:id="179" w:author="Cindy Mendoza Ibarra" w:date="2021-07-14T22:58:00Z">
            <w:r w:rsidR="003A7A79">
              <w:rPr>
                <w:b/>
                <w:bCs/>
                <w:noProof/>
                <w:lang w:val="es-ES"/>
              </w:rPr>
              <w:t>¡Error! Referencia de hipervínculo no válida.</w:t>
            </w:r>
          </w:ins>
          <w:del w:id="180" w:author="Cindy Mendoza Ibarra" w:date="2021-07-14T22:56:00Z">
            <w:r w:rsidR="0043613D" w:rsidRPr="00E81883" w:rsidDel="003A7A79">
              <w:rPr>
                <w:rStyle w:val="Hipervnculo"/>
                <w:noProof/>
                <w:lang w:val="es-PE"/>
              </w:rPr>
              <w:delText>3.1</w:delText>
            </w:r>
            <w:r w:rsidR="0043613D" w:rsidRPr="00E81883" w:rsidDel="003A7A79">
              <w:rPr>
                <w:rFonts w:asciiTheme="minorHAnsi" w:eastAsiaTheme="minorEastAsia" w:hAnsiTheme="minorHAnsi" w:cstheme="minorBidi"/>
                <w:smallCaps w:val="0"/>
                <w:noProof/>
                <w:sz w:val="22"/>
                <w:szCs w:val="22"/>
                <w:lang w:val="es-PE" w:eastAsia="es-PE"/>
              </w:rPr>
              <w:tab/>
            </w:r>
            <w:r w:rsidR="0043613D" w:rsidRPr="00E81883" w:rsidDel="003A7A79">
              <w:rPr>
                <w:rStyle w:val="Hipervnculo"/>
                <w:noProof/>
                <w:lang w:val="es-PE"/>
              </w:rPr>
              <w:delText>Entorno específico. Las 5 fuerza de Porter.</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_Toc75469444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8</w:delText>
            </w:r>
            <w:r w:rsidR="0043613D" w:rsidRPr="00E81883" w:rsidDel="003A7A79">
              <w:rPr>
                <w:noProof/>
                <w:webHidden/>
                <w:lang w:val="es-PE"/>
              </w:rPr>
              <w:fldChar w:fldCharType="end"/>
            </w:r>
            <w:r w:rsidDel="003A7A79">
              <w:rPr>
                <w:noProof/>
                <w:lang w:val="es-PE"/>
              </w:rPr>
              <w:fldChar w:fldCharType="end"/>
            </w:r>
          </w:del>
        </w:p>
        <w:p w14:paraId="3878CB6F" w14:textId="50C11550" w:rsidR="0043613D" w:rsidRPr="00E81883" w:rsidDel="003A7A79" w:rsidRDefault="001A6EC2">
          <w:pPr>
            <w:pStyle w:val="TDC2"/>
            <w:tabs>
              <w:tab w:val="left" w:pos="960"/>
              <w:tab w:val="right" w:leader="dot" w:pos="8777"/>
            </w:tabs>
            <w:rPr>
              <w:del w:id="181" w:author="Cindy Mendoza Ibarra" w:date="2021-07-14T22:56:00Z"/>
              <w:rFonts w:asciiTheme="minorHAnsi" w:eastAsiaTheme="minorEastAsia" w:hAnsiTheme="minorHAnsi" w:cstheme="minorBidi"/>
              <w:smallCaps w:val="0"/>
              <w:noProof/>
              <w:sz w:val="22"/>
              <w:szCs w:val="22"/>
              <w:lang w:val="es-PE" w:eastAsia="es-PE"/>
            </w:rPr>
          </w:pPr>
          <w:del w:id="182" w:author="Cindy Mendoza Ibarra" w:date="2021-07-14T22:56:00Z">
            <w:r w:rsidDel="003A7A79">
              <w:rPr>
                <w:noProof/>
              </w:rPr>
              <w:fldChar w:fldCharType="begin"/>
            </w:r>
            <w:r w:rsidDel="003A7A79">
              <w:rPr>
                <w:noProof/>
              </w:rPr>
              <w:delInstrText xml:space="preserve"> HYPERLINK \l "_Toc75469445" </w:delInstrText>
            </w:r>
            <w:r w:rsidDel="003A7A79">
              <w:rPr>
                <w:noProof/>
              </w:rPr>
              <w:fldChar w:fldCharType="separate"/>
            </w:r>
          </w:del>
          <w:ins w:id="183" w:author="Cindy Mendoza Ibarra" w:date="2021-07-14T22:58:00Z">
            <w:r w:rsidR="003A7A79">
              <w:rPr>
                <w:b/>
                <w:bCs/>
                <w:noProof/>
                <w:lang w:val="es-ES"/>
              </w:rPr>
              <w:t>¡Error! Referencia de hipervínculo no válida.</w:t>
            </w:r>
          </w:ins>
          <w:del w:id="184" w:author="Cindy Mendoza Ibarra" w:date="2021-07-14T22:56:00Z">
            <w:r w:rsidR="0043613D" w:rsidRPr="00E81883" w:rsidDel="003A7A79">
              <w:rPr>
                <w:rStyle w:val="Hipervnculo"/>
                <w:noProof/>
                <w:lang w:val="es-PE"/>
              </w:rPr>
              <w:delText>3.2</w:delText>
            </w:r>
            <w:r w:rsidR="0043613D" w:rsidRPr="00E81883" w:rsidDel="003A7A79">
              <w:rPr>
                <w:rFonts w:asciiTheme="minorHAnsi" w:eastAsiaTheme="minorEastAsia" w:hAnsiTheme="minorHAnsi" w:cstheme="minorBidi"/>
                <w:smallCaps w:val="0"/>
                <w:noProof/>
                <w:sz w:val="22"/>
                <w:szCs w:val="22"/>
                <w:lang w:val="es-PE" w:eastAsia="es-PE"/>
              </w:rPr>
              <w:tab/>
            </w:r>
            <w:r w:rsidR="0043613D" w:rsidRPr="00E81883" w:rsidDel="003A7A79">
              <w:rPr>
                <w:rStyle w:val="Hipervnculo"/>
                <w:noProof/>
                <w:lang w:val="es-PE"/>
              </w:rPr>
              <w:delText>Entorno general. Análisis PESTE.</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_Toc75469445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12</w:delText>
            </w:r>
            <w:r w:rsidR="0043613D" w:rsidRPr="00E81883" w:rsidDel="003A7A79">
              <w:rPr>
                <w:noProof/>
                <w:webHidden/>
                <w:lang w:val="es-PE"/>
              </w:rPr>
              <w:fldChar w:fldCharType="end"/>
            </w:r>
            <w:r w:rsidDel="003A7A79">
              <w:rPr>
                <w:noProof/>
                <w:lang w:val="es-PE"/>
              </w:rPr>
              <w:fldChar w:fldCharType="end"/>
            </w:r>
          </w:del>
        </w:p>
        <w:p w14:paraId="0D213B8B" w14:textId="42F6C060" w:rsidR="0043613D" w:rsidRPr="00E81883" w:rsidDel="003A7A79" w:rsidRDefault="001A6EC2">
          <w:pPr>
            <w:pStyle w:val="TDC2"/>
            <w:tabs>
              <w:tab w:val="left" w:pos="960"/>
              <w:tab w:val="right" w:leader="dot" w:pos="8777"/>
            </w:tabs>
            <w:rPr>
              <w:del w:id="185" w:author="Cindy Mendoza Ibarra" w:date="2021-07-14T22:56:00Z"/>
              <w:rFonts w:asciiTheme="minorHAnsi" w:eastAsiaTheme="minorEastAsia" w:hAnsiTheme="minorHAnsi" w:cstheme="minorBidi"/>
              <w:smallCaps w:val="0"/>
              <w:noProof/>
              <w:sz w:val="22"/>
              <w:szCs w:val="22"/>
              <w:lang w:val="es-PE" w:eastAsia="es-PE"/>
            </w:rPr>
          </w:pPr>
          <w:del w:id="186" w:author="Cindy Mendoza Ibarra" w:date="2021-07-14T22:56:00Z">
            <w:r w:rsidDel="003A7A79">
              <w:rPr>
                <w:noProof/>
              </w:rPr>
              <w:fldChar w:fldCharType="begin"/>
            </w:r>
            <w:r w:rsidDel="003A7A79">
              <w:rPr>
                <w:noProof/>
              </w:rPr>
              <w:delInstrText xml:space="preserve"> HYPERLINK \l "_Toc7546944</w:delInstrText>
            </w:r>
            <w:r w:rsidDel="003A7A79">
              <w:rPr>
                <w:noProof/>
              </w:rPr>
              <w:delInstrText xml:space="preserve">6" </w:delInstrText>
            </w:r>
            <w:r w:rsidDel="003A7A79">
              <w:rPr>
                <w:noProof/>
              </w:rPr>
              <w:fldChar w:fldCharType="separate"/>
            </w:r>
          </w:del>
          <w:ins w:id="187" w:author="Cindy Mendoza Ibarra" w:date="2021-07-14T22:58:00Z">
            <w:r w:rsidR="003A7A79">
              <w:rPr>
                <w:b/>
                <w:bCs/>
                <w:noProof/>
                <w:lang w:val="es-ES"/>
              </w:rPr>
              <w:t>¡Error! Referencia de hipervínculo no válida.</w:t>
            </w:r>
          </w:ins>
          <w:del w:id="188" w:author="Cindy Mendoza Ibarra" w:date="2021-07-14T22:56:00Z">
            <w:r w:rsidR="0043613D" w:rsidRPr="00E81883" w:rsidDel="003A7A79">
              <w:rPr>
                <w:rStyle w:val="Hipervnculo"/>
                <w:noProof/>
                <w:lang w:val="es-PE"/>
              </w:rPr>
              <w:delText>3.3</w:delText>
            </w:r>
            <w:r w:rsidR="0043613D" w:rsidRPr="00E81883" w:rsidDel="003A7A79">
              <w:rPr>
                <w:rFonts w:asciiTheme="minorHAnsi" w:eastAsiaTheme="minorEastAsia" w:hAnsiTheme="minorHAnsi" w:cstheme="minorBidi"/>
                <w:smallCaps w:val="0"/>
                <w:noProof/>
                <w:sz w:val="22"/>
                <w:szCs w:val="22"/>
                <w:lang w:val="es-PE" w:eastAsia="es-PE"/>
              </w:rPr>
              <w:tab/>
            </w:r>
            <w:r w:rsidR="0043613D" w:rsidRPr="00E81883" w:rsidDel="003A7A79">
              <w:rPr>
                <w:rStyle w:val="Hipervnculo"/>
                <w:noProof/>
                <w:lang w:val="es-PE"/>
              </w:rPr>
              <w:delText>Listado de oportunidades y amenazas.</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_Toc75469446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16</w:delText>
            </w:r>
            <w:r w:rsidR="0043613D" w:rsidRPr="00E81883" w:rsidDel="003A7A79">
              <w:rPr>
                <w:noProof/>
                <w:webHidden/>
                <w:lang w:val="es-PE"/>
              </w:rPr>
              <w:fldChar w:fldCharType="end"/>
            </w:r>
            <w:r w:rsidDel="003A7A79">
              <w:rPr>
                <w:noProof/>
                <w:lang w:val="es-PE"/>
              </w:rPr>
              <w:fldChar w:fldCharType="end"/>
            </w:r>
          </w:del>
        </w:p>
        <w:p w14:paraId="4EF5EB48" w14:textId="7B94CB21" w:rsidR="0043613D" w:rsidRPr="00E81883" w:rsidDel="003A7A79" w:rsidRDefault="001A6EC2">
          <w:pPr>
            <w:pStyle w:val="TDC1"/>
            <w:tabs>
              <w:tab w:val="left" w:pos="480"/>
              <w:tab w:val="right" w:leader="dot" w:pos="8777"/>
            </w:tabs>
            <w:rPr>
              <w:del w:id="189" w:author="Cindy Mendoza Ibarra" w:date="2021-07-14T22:56:00Z"/>
              <w:rFonts w:asciiTheme="minorHAnsi" w:eastAsiaTheme="minorEastAsia" w:hAnsiTheme="minorHAnsi" w:cstheme="minorBidi"/>
              <w:b w:val="0"/>
              <w:bCs w:val="0"/>
              <w:caps w:val="0"/>
              <w:noProof/>
              <w:sz w:val="22"/>
              <w:szCs w:val="22"/>
              <w:lang w:val="es-PE" w:eastAsia="es-PE"/>
            </w:rPr>
          </w:pPr>
          <w:del w:id="190" w:author="Cindy Mendoza Ibarra" w:date="2021-07-14T22:56:00Z">
            <w:r w:rsidDel="003A7A79">
              <w:rPr>
                <w:noProof/>
              </w:rPr>
              <w:fldChar w:fldCharType="begin"/>
            </w:r>
            <w:r w:rsidDel="003A7A79">
              <w:rPr>
                <w:noProof/>
              </w:rPr>
              <w:delInstrText xml:space="preserve"> HYPERLINK \l "_Toc75469447" </w:delInstrText>
            </w:r>
            <w:r w:rsidDel="003A7A79">
              <w:rPr>
                <w:noProof/>
              </w:rPr>
              <w:fldChar w:fldCharType="separate"/>
            </w:r>
          </w:del>
          <w:ins w:id="191" w:author="Cindy Mendoza Ibarra" w:date="2021-07-14T22:58:00Z">
            <w:r w:rsidR="003A7A79">
              <w:rPr>
                <w:b w:val="0"/>
                <w:bCs w:val="0"/>
                <w:noProof/>
                <w:lang w:val="es-ES"/>
              </w:rPr>
              <w:t>¡Error! Referencia de hipervínculo no válida.</w:t>
            </w:r>
          </w:ins>
          <w:del w:id="192" w:author="Cindy Mendoza Ibarra" w:date="2021-07-14T22:56:00Z">
            <w:r w:rsidR="0043613D" w:rsidRPr="00E81883" w:rsidDel="003A7A79">
              <w:rPr>
                <w:rStyle w:val="Hipervnculo"/>
                <w:noProof/>
                <w:lang w:val="es-PE"/>
              </w:rPr>
              <w:delText>4</w:delText>
            </w:r>
            <w:r w:rsidR="0043613D" w:rsidRPr="00E81883" w:rsidDel="003A7A79">
              <w:rPr>
                <w:rFonts w:asciiTheme="minorHAnsi" w:eastAsiaTheme="minorEastAsia" w:hAnsiTheme="minorHAnsi" w:cstheme="minorBidi"/>
                <w:b w:val="0"/>
                <w:bCs w:val="0"/>
                <w:caps w:val="0"/>
                <w:noProof/>
                <w:sz w:val="22"/>
                <w:szCs w:val="22"/>
                <w:lang w:val="es-PE" w:eastAsia="es-PE"/>
              </w:rPr>
              <w:tab/>
            </w:r>
            <w:r w:rsidR="0043613D" w:rsidRPr="00E81883" w:rsidDel="003A7A79">
              <w:rPr>
                <w:rStyle w:val="Hipervnculo"/>
                <w:noProof/>
                <w:lang w:val="es-PE"/>
              </w:rPr>
              <w:delText>Análisis del entorno interno:</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_Toc75469447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16</w:delText>
            </w:r>
            <w:r w:rsidR="0043613D" w:rsidRPr="00E81883" w:rsidDel="003A7A79">
              <w:rPr>
                <w:noProof/>
                <w:webHidden/>
                <w:lang w:val="es-PE"/>
              </w:rPr>
              <w:fldChar w:fldCharType="end"/>
            </w:r>
            <w:r w:rsidDel="003A7A79">
              <w:rPr>
                <w:noProof/>
                <w:lang w:val="es-PE"/>
              </w:rPr>
              <w:fldChar w:fldCharType="end"/>
            </w:r>
          </w:del>
        </w:p>
        <w:p w14:paraId="4B50144E" w14:textId="6DA83F9E" w:rsidR="0043613D" w:rsidRPr="00E81883" w:rsidDel="003A7A79" w:rsidRDefault="001A6EC2">
          <w:pPr>
            <w:pStyle w:val="TDC2"/>
            <w:tabs>
              <w:tab w:val="left" w:pos="960"/>
              <w:tab w:val="right" w:leader="dot" w:pos="8777"/>
            </w:tabs>
            <w:rPr>
              <w:del w:id="193" w:author="Cindy Mendoza Ibarra" w:date="2021-07-14T22:56:00Z"/>
              <w:rFonts w:asciiTheme="minorHAnsi" w:eastAsiaTheme="minorEastAsia" w:hAnsiTheme="minorHAnsi" w:cstheme="minorBidi"/>
              <w:smallCaps w:val="0"/>
              <w:noProof/>
              <w:sz w:val="22"/>
              <w:szCs w:val="22"/>
              <w:lang w:val="es-PE" w:eastAsia="es-PE"/>
            </w:rPr>
          </w:pPr>
          <w:del w:id="194" w:author="Cindy Mendoza Ibarra" w:date="2021-07-14T22:56:00Z">
            <w:r w:rsidDel="003A7A79">
              <w:rPr>
                <w:noProof/>
              </w:rPr>
              <w:fldChar w:fldCharType="begin"/>
            </w:r>
            <w:r w:rsidDel="003A7A79">
              <w:rPr>
                <w:noProof/>
              </w:rPr>
              <w:delInstrText xml:space="preserve"> HYPERLINK \l "_Toc75469448" </w:delInstrText>
            </w:r>
            <w:r w:rsidDel="003A7A79">
              <w:rPr>
                <w:noProof/>
              </w:rPr>
              <w:fldChar w:fldCharType="separate"/>
            </w:r>
          </w:del>
          <w:ins w:id="195" w:author="Cindy Mendoza Ibarra" w:date="2021-07-14T22:58:00Z">
            <w:r w:rsidR="003A7A79">
              <w:rPr>
                <w:b/>
                <w:bCs/>
                <w:noProof/>
                <w:lang w:val="es-ES"/>
              </w:rPr>
              <w:t>¡Error! Referencia de hipervínculo no válida.</w:t>
            </w:r>
          </w:ins>
          <w:del w:id="196" w:author="Cindy Mendoza Ibarra" w:date="2021-07-14T22:56:00Z">
            <w:r w:rsidR="0043613D" w:rsidRPr="00E81883" w:rsidDel="003A7A79">
              <w:rPr>
                <w:rStyle w:val="Hipervnculo"/>
                <w:noProof/>
                <w:lang w:val="es-PE"/>
              </w:rPr>
              <w:delText>4.1</w:delText>
            </w:r>
            <w:r w:rsidR="0043613D" w:rsidRPr="00E81883" w:rsidDel="003A7A79">
              <w:rPr>
                <w:rFonts w:asciiTheme="minorHAnsi" w:eastAsiaTheme="minorEastAsia" w:hAnsiTheme="minorHAnsi" w:cstheme="minorBidi"/>
                <w:smallCaps w:val="0"/>
                <w:noProof/>
                <w:sz w:val="22"/>
                <w:szCs w:val="22"/>
                <w:lang w:val="es-PE" w:eastAsia="es-PE"/>
              </w:rPr>
              <w:tab/>
            </w:r>
            <w:r w:rsidR="0043613D" w:rsidRPr="00E81883" w:rsidDel="003A7A79">
              <w:rPr>
                <w:rStyle w:val="Hipervnculo"/>
                <w:noProof/>
                <w:lang w:val="es-PE"/>
              </w:rPr>
              <w:delText>Comercial.</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_Toc75469448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16</w:delText>
            </w:r>
            <w:r w:rsidR="0043613D" w:rsidRPr="00E81883" w:rsidDel="003A7A79">
              <w:rPr>
                <w:noProof/>
                <w:webHidden/>
                <w:lang w:val="es-PE"/>
              </w:rPr>
              <w:fldChar w:fldCharType="end"/>
            </w:r>
            <w:r w:rsidDel="003A7A79">
              <w:rPr>
                <w:noProof/>
                <w:lang w:val="es-PE"/>
              </w:rPr>
              <w:fldChar w:fldCharType="end"/>
            </w:r>
          </w:del>
        </w:p>
        <w:p w14:paraId="5A27C46F" w14:textId="36547D36" w:rsidR="0043613D" w:rsidRPr="00E81883" w:rsidDel="003A7A79" w:rsidRDefault="001A6EC2">
          <w:pPr>
            <w:pStyle w:val="TDC2"/>
            <w:tabs>
              <w:tab w:val="left" w:pos="960"/>
              <w:tab w:val="right" w:leader="dot" w:pos="8777"/>
            </w:tabs>
            <w:rPr>
              <w:del w:id="197" w:author="Cindy Mendoza Ibarra" w:date="2021-07-14T22:56:00Z"/>
              <w:rFonts w:asciiTheme="minorHAnsi" w:eastAsiaTheme="minorEastAsia" w:hAnsiTheme="minorHAnsi" w:cstheme="minorBidi"/>
              <w:smallCaps w:val="0"/>
              <w:noProof/>
              <w:sz w:val="22"/>
              <w:szCs w:val="22"/>
              <w:lang w:val="es-PE" w:eastAsia="es-PE"/>
            </w:rPr>
          </w:pPr>
          <w:del w:id="198" w:author="Cindy Mendoza Ibarra" w:date="2021-07-14T22:56:00Z">
            <w:r w:rsidDel="003A7A79">
              <w:rPr>
                <w:noProof/>
              </w:rPr>
              <w:fldChar w:fldCharType="begin"/>
            </w:r>
            <w:r w:rsidDel="003A7A79">
              <w:rPr>
                <w:noProof/>
              </w:rPr>
              <w:delInstrText xml:space="preserve"> HYPERLINK \l "_Toc75469449" </w:delInstrText>
            </w:r>
            <w:r w:rsidDel="003A7A79">
              <w:rPr>
                <w:noProof/>
              </w:rPr>
              <w:fldChar w:fldCharType="separate"/>
            </w:r>
          </w:del>
          <w:ins w:id="199" w:author="Cindy Mendoza Ibarra" w:date="2021-07-14T22:58:00Z">
            <w:r w:rsidR="003A7A79">
              <w:rPr>
                <w:b/>
                <w:bCs/>
                <w:noProof/>
                <w:lang w:val="es-ES"/>
              </w:rPr>
              <w:t>¡Error! Referencia de hipervínculo no válida.</w:t>
            </w:r>
          </w:ins>
          <w:del w:id="200" w:author="Cindy Mendoza Ibarra" w:date="2021-07-14T22:56:00Z">
            <w:r w:rsidR="0043613D" w:rsidRPr="00E81883" w:rsidDel="003A7A79">
              <w:rPr>
                <w:rStyle w:val="Hipervnculo"/>
                <w:noProof/>
                <w:lang w:val="es-PE"/>
              </w:rPr>
              <w:delText>4.2</w:delText>
            </w:r>
            <w:r w:rsidR="0043613D" w:rsidRPr="00E81883" w:rsidDel="003A7A79">
              <w:rPr>
                <w:rFonts w:asciiTheme="minorHAnsi" w:eastAsiaTheme="minorEastAsia" w:hAnsiTheme="minorHAnsi" w:cstheme="minorBidi"/>
                <w:smallCaps w:val="0"/>
                <w:noProof/>
                <w:sz w:val="22"/>
                <w:szCs w:val="22"/>
                <w:lang w:val="es-PE" w:eastAsia="es-PE"/>
              </w:rPr>
              <w:tab/>
            </w:r>
            <w:r w:rsidR="0043613D" w:rsidRPr="00E81883" w:rsidDel="003A7A79">
              <w:rPr>
                <w:rStyle w:val="Hipervnculo"/>
                <w:noProof/>
                <w:lang w:val="es-PE"/>
              </w:rPr>
              <w:delText>Recursos.</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_Toc75469449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17</w:delText>
            </w:r>
            <w:r w:rsidR="0043613D" w:rsidRPr="00E81883" w:rsidDel="003A7A79">
              <w:rPr>
                <w:noProof/>
                <w:webHidden/>
                <w:lang w:val="es-PE"/>
              </w:rPr>
              <w:fldChar w:fldCharType="end"/>
            </w:r>
            <w:r w:rsidDel="003A7A79">
              <w:rPr>
                <w:noProof/>
                <w:lang w:val="es-PE"/>
              </w:rPr>
              <w:fldChar w:fldCharType="end"/>
            </w:r>
          </w:del>
        </w:p>
        <w:p w14:paraId="42A7B6D5" w14:textId="59C8A48B" w:rsidR="0043613D" w:rsidRPr="00E81883" w:rsidDel="003A7A79" w:rsidRDefault="001A6EC2">
          <w:pPr>
            <w:pStyle w:val="TDC2"/>
            <w:tabs>
              <w:tab w:val="left" w:pos="960"/>
              <w:tab w:val="right" w:leader="dot" w:pos="8777"/>
            </w:tabs>
            <w:rPr>
              <w:del w:id="201" w:author="Cindy Mendoza Ibarra" w:date="2021-07-14T22:56:00Z"/>
              <w:rFonts w:asciiTheme="minorHAnsi" w:eastAsiaTheme="minorEastAsia" w:hAnsiTheme="minorHAnsi" w:cstheme="minorBidi"/>
              <w:smallCaps w:val="0"/>
              <w:noProof/>
              <w:sz w:val="22"/>
              <w:szCs w:val="22"/>
              <w:lang w:val="es-PE" w:eastAsia="es-PE"/>
            </w:rPr>
          </w:pPr>
          <w:del w:id="202" w:author="Cindy Mendoza Ibarra" w:date="2021-07-14T22:56:00Z">
            <w:r w:rsidDel="003A7A79">
              <w:rPr>
                <w:noProof/>
              </w:rPr>
              <w:fldChar w:fldCharType="begin"/>
            </w:r>
            <w:r w:rsidDel="003A7A79">
              <w:rPr>
                <w:noProof/>
              </w:rPr>
              <w:delInstrText xml:space="preserve"> HYPERLINK \l "_Toc75469450" </w:delInstrText>
            </w:r>
            <w:r w:rsidDel="003A7A79">
              <w:rPr>
                <w:noProof/>
              </w:rPr>
              <w:fldChar w:fldCharType="separate"/>
            </w:r>
          </w:del>
          <w:ins w:id="203" w:author="Cindy Mendoza Ibarra" w:date="2021-07-14T22:58:00Z">
            <w:r w:rsidR="003A7A79">
              <w:rPr>
                <w:b/>
                <w:bCs/>
                <w:noProof/>
                <w:lang w:val="es-ES"/>
              </w:rPr>
              <w:t>¡Error! Referencia de hipervínculo no válida.</w:t>
            </w:r>
          </w:ins>
          <w:del w:id="204" w:author="Cindy Mendoza Ibarra" w:date="2021-07-14T22:56:00Z">
            <w:r w:rsidR="0043613D" w:rsidRPr="00E81883" w:rsidDel="003A7A79">
              <w:rPr>
                <w:rStyle w:val="Hipervnculo"/>
                <w:noProof/>
                <w:lang w:val="es-PE"/>
              </w:rPr>
              <w:delText>4.3</w:delText>
            </w:r>
            <w:r w:rsidR="0043613D" w:rsidRPr="00E81883" w:rsidDel="003A7A79">
              <w:rPr>
                <w:rFonts w:asciiTheme="minorHAnsi" w:eastAsiaTheme="minorEastAsia" w:hAnsiTheme="minorHAnsi" w:cstheme="minorBidi"/>
                <w:smallCaps w:val="0"/>
                <w:noProof/>
                <w:sz w:val="22"/>
                <w:szCs w:val="22"/>
                <w:lang w:val="es-PE" w:eastAsia="es-PE"/>
              </w:rPr>
              <w:tab/>
            </w:r>
            <w:r w:rsidR="0043613D" w:rsidRPr="00E81883" w:rsidDel="003A7A79">
              <w:rPr>
                <w:rStyle w:val="Hipervnculo"/>
                <w:noProof/>
                <w:lang w:val="es-PE"/>
              </w:rPr>
              <w:delText>Personas.</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_Toc75469450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17</w:delText>
            </w:r>
            <w:r w:rsidR="0043613D" w:rsidRPr="00E81883" w:rsidDel="003A7A79">
              <w:rPr>
                <w:noProof/>
                <w:webHidden/>
                <w:lang w:val="es-PE"/>
              </w:rPr>
              <w:fldChar w:fldCharType="end"/>
            </w:r>
            <w:r w:rsidDel="003A7A79">
              <w:rPr>
                <w:noProof/>
                <w:lang w:val="es-PE"/>
              </w:rPr>
              <w:fldChar w:fldCharType="end"/>
            </w:r>
          </w:del>
        </w:p>
        <w:p w14:paraId="371DE16C" w14:textId="7583E3D8" w:rsidR="0043613D" w:rsidRPr="00E81883" w:rsidDel="003A7A79" w:rsidRDefault="001A6EC2">
          <w:pPr>
            <w:pStyle w:val="TDC2"/>
            <w:tabs>
              <w:tab w:val="left" w:pos="960"/>
              <w:tab w:val="right" w:leader="dot" w:pos="8777"/>
            </w:tabs>
            <w:rPr>
              <w:del w:id="205" w:author="Cindy Mendoza Ibarra" w:date="2021-07-14T22:56:00Z"/>
              <w:rFonts w:asciiTheme="minorHAnsi" w:eastAsiaTheme="minorEastAsia" w:hAnsiTheme="minorHAnsi" w:cstheme="minorBidi"/>
              <w:smallCaps w:val="0"/>
              <w:noProof/>
              <w:sz w:val="22"/>
              <w:szCs w:val="22"/>
              <w:lang w:val="es-PE" w:eastAsia="es-PE"/>
            </w:rPr>
          </w:pPr>
          <w:del w:id="206" w:author="Cindy Mendoza Ibarra" w:date="2021-07-14T22:56:00Z">
            <w:r w:rsidDel="003A7A79">
              <w:rPr>
                <w:noProof/>
              </w:rPr>
              <w:fldChar w:fldCharType="begin"/>
            </w:r>
            <w:r w:rsidDel="003A7A79">
              <w:rPr>
                <w:noProof/>
              </w:rPr>
              <w:delInstrText xml:space="preserve"> HYPERLINK \l "_Toc75469451" </w:delInstrText>
            </w:r>
            <w:r w:rsidDel="003A7A79">
              <w:rPr>
                <w:noProof/>
              </w:rPr>
              <w:fldChar w:fldCharType="separate"/>
            </w:r>
          </w:del>
          <w:ins w:id="207" w:author="Cindy Mendoza Ibarra" w:date="2021-07-14T22:58:00Z">
            <w:r w:rsidR="003A7A79">
              <w:rPr>
                <w:b/>
                <w:bCs/>
                <w:noProof/>
                <w:lang w:val="es-ES"/>
              </w:rPr>
              <w:t>¡Error! Referencia de hipervínculo no válida.</w:t>
            </w:r>
          </w:ins>
          <w:del w:id="208" w:author="Cindy Mendoza Ibarra" w:date="2021-07-14T22:56:00Z">
            <w:r w:rsidR="0043613D" w:rsidRPr="00E81883" w:rsidDel="003A7A79">
              <w:rPr>
                <w:rStyle w:val="Hipervnculo"/>
                <w:noProof/>
                <w:lang w:val="es-PE"/>
              </w:rPr>
              <w:delText>4.4</w:delText>
            </w:r>
            <w:r w:rsidR="0043613D" w:rsidRPr="00E81883" w:rsidDel="003A7A79">
              <w:rPr>
                <w:rFonts w:asciiTheme="minorHAnsi" w:eastAsiaTheme="minorEastAsia" w:hAnsiTheme="minorHAnsi" w:cstheme="minorBidi"/>
                <w:smallCaps w:val="0"/>
                <w:noProof/>
                <w:sz w:val="22"/>
                <w:szCs w:val="22"/>
                <w:lang w:val="es-PE" w:eastAsia="es-PE"/>
              </w:rPr>
              <w:tab/>
            </w:r>
            <w:r w:rsidR="0043613D" w:rsidRPr="00E81883" w:rsidDel="003A7A79">
              <w:rPr>
                <w:rStyle w:val="Hipervnculo"/>
                <w:noProof/>
                <w:lang w:val="es-PE"/>
              </w:rPr>
              <w:delText>Operaciones.</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_Toc75469451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18</w:delText>
            </w:r>
            <w:r w:rsidR="0043613D" w:rsidRPr="00E81883" w:rsidDel="003A7A79">
              <w:rPr>
                <w:noProof/>
                <w:webHidden/>
                <w:lang w:val="es-PE"/>
              </w:rPr>
              <w:fldChar w:fldCharType="end"/>
            </w:r>
            <w:r w:rsidDel="003A7A79">
              <w:rPr>
                <w:noProof/>
                <w:lang w:val="es-PE"/>
              </w:rPr>
              <w:fldChar w:fldCharType="end"/>
            </w:r>
          </w:del>
        </w:p>
        <w:p w14:paraId="105DB01F" w14:textId="37F91657" w:rsidR="0043613D" w:rsidRPr="00E81883" w:rsidDel="003A7A79" w:rsidRDefault="001A6EC2">
          <w:pPr>
            <w:pStyle w:val="TDC2"/>
            <w:tabs>
              <w:tab w:val="left" w:pos="960"/>
              <w:tab w:val="right" w:leader="dot" w:pos="8777"/>
            </w:tabs>
            <w:rPr>
              <w:del w:id="209" w:author="Cindy Mendoza Ibarra" w:date="2021-07-14T22:56:00Z"/>
              <w:rFonts w:asciiTheme="minorHAnsi" w:eastAsiaTheme="minorEastAsia" w:hAnsiTheme="minorHAnsi" w:cstheme="minorBidi"/>
              <w:smallCaps w:val="0"/>
              <w:noProof/>
              <w:sz w:val="22"/>
              <w:szCs w:val="22"/>
              <w:lang w:val="es-PE" w:eastAsia="es-PE"/>
            </w:rPr>
          </w:pPr>
          <w:del w:id="210" w:author="Cindy Mendoza Ibarra" w:date="2021-07-14T22:56:00Z">
            <w:r w:rsidDel="003A7A79">
              <w:rPr>
                <w:noProof/>
              </w:rPr>
              <w:fldChar w:fldCharType="begin"/>
            </w:r>
            <w:r w:rsidDel="003A7A79">
              <w:rPr>
                <w:noProof/>
              </w:rPr>
              <w:delInstrText xml:space="preserve"> HYPERLINK \l "_Toc75469452" </w:delInstrText>
            </w:r>
            <w:r w:rsidDel="003A7A79">
              <w:rPr>
                <w:noProof/>
              </w:rPr>
              <w:fldChar w:fldCharType="separate"/>
            </w:r>
          </w:del>
          <w:ins w:id="211" w:author="Cindy Mendoza Ibarra" w:date="2021-07-14T22:58:00Z">
            <w:r w:rsidR="003A7A79">
              <w:rPr>
                <w:b/>
                <w:bCs/>
                <w:noProof/>
                <w:lang w:val="es-ES"/>
              </w:rPr>
              <w:t>¡Error! Referencia de hipervínculo no válida.</w:t>
            </w:r>
          </w:ins>
          <w:del w:id="212" w:author="Cindy Mendoza Ibarra" w:date="2021-07-14T22:56:00Z">
            <w:r w:rsidR="0043613D" w:rsidRPr="00E81883" w:rsidDel="003A7A79">
              <w:rPr>
                <w:rStyle w:val="Hipervnculo"/>
                <w:noProof/>
                <w:lang w:val="es-PE"/>
              </w:rPr>
              <w:delText>4.5</w:delText>
            </w:r>
            <w:r w:rsidR="0043613D" w:rsidRPr="00E81883" w:rsidDel="003A7A79">
              <w:rPr>
                <w:rFonts w:asciiTheme="minorHAnsi" w:eastAsiaTheme="minorEastAsia" w:hAnsiTheme="minorHAnsi" w:cstheme="minorBidi"/>
                <w:smallCaps w:val="0"/>
                <w:noProof/>
                <w:sz w:val="22"/>
                <w:szCs w:val="22"/>
                <w:lang w:val="es-PE" w:eastAsia="es-PE"/>
              </w:rPr>
              <w:tab/>
            </w:r>
            <w:r w:rsidR="0043613D" w:rsidRPr="00E81883" w:rsidDel="003A7A79">
              <w:rPr>
                <w:rStyle w:val="Hipervnculo"/>
                <w:noProof/>
                <w:lang w:val="es-PE"/>
              </w:rPr>
              <w:delText>Dirección.</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_Toc75469452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18</w:delText>
            </w:r>
            <w:r w:rsidR="0043613D" w:rsidRPr="00E81883" w:rsidDel="003A7A79">
              <w:rPr>
                <w:noProof/>
                <w:webHidden/>
                <w:lang w:val="es-PE"/>
              </w:rPr>
              <w:fldChar w:fldCharType="end"/>
            </w:r>
            <w:r w:rsidDel="003A7A79">
              <w:rPr>
                <w:noProof/>
                <w:lang w:val="es-PE"/>
              </w:rPr>
              <w:fldChar w:fldCharType="end"/>
            </w:r>
          </w:del>
        </w:p>
        <w:p w14:paraId="753A5E77" w14:textId="0D3E41A2" w:rsidR="0043613D" w:rsidRPr="00E81883" w:rsidDel="003A7A79" w:rsidRDefault="001A6EC2">
          <w:pPr>
            <w:pStyle w:val="TDC2"/>
            <w:tabs>
              <w:tab w:val="left" w:pos="960"/>
              <w:tab w:val="right" w:leader="dot" w:pos="8777"/>
            </w:tabs>
            <w:rPr>
              <w:del w:id="213" w:author="Cindy Mendoza Ibarra" w:date="2021-07-14T22:56:00Z"/>
              <w:rFonts w:asciiTheme="minorHAnsi" w:eastAsiaTheme="minorEastAsia" w:hAnsiTheme="minorHAnsi" w:cstheme="minorBidi"/>
              <w:smallCaps w:val="0"/>
              <w:noProof/>
              <w:sz w:val="22"/>
              <w:szCs w:val="22"/>
              <w:lang w:val="es-PE" w:eastAsia="es-PE"/>
            </w:rPr>
          </w:pPr>
          <w:del w:id="214" w:author="Cindy Mendoza Ibarra" w:date="2021-07-14T22:56:00Z">
            <w:r w:rsidDel="003A7A79">
              <w:rPr>
                <w:noProof/>
              </w:rPr>
              <w:fldChar w:fldCharType="begin"/>
            </w:r>
            <w:r w:rsidDel="003A7A79">
              <w:rPr>
                <w:noProof/>
              </w:rPr>
              <w:delInstrText xml:space="preserve"> HYPERLINK \l "_Toc75469453" </w:delInstrText>
            </w:r>
            <w:r w:rsidDel="003A7A79">
              <w:rPr>
                <w:noProof/>
              </w:rPr>
              <w:fldChar w:fldCharType="separate"/>
            </w:r>
          </w:del>
          <w:ins w:id="215" w:author="Cindy Mendoza Ibarra" w:date="2021-07-14T22:58:00Z">
            <w:r w:rsidR="003A7A79">
              <w:rPr>
                <w:b/>
                <w:bCs/>
                <w:noProof/>
                <w:lang w:val="es-ES"/>
              </w:rPr>
              <w:t>¡Error! Referencia de hipervínculo no válida.</w:t>
            </w:r>
          </w:ins>
          <w:del w:id="216" w:author="Cindy Mendoza Ibarra" w:date="2021-07-14T22:56:00Z">
            <w:r w:rsidR="0043613D" w:rsidRPr="00E81883" w:rsidDel="003A7A79">
              <w:rPr>
                <w:rStyle w:val="Hipervnculo"/>
                <w:noProof/>
                <w:lang w:val="es-PE"/>
              </w:rPr>
              <w:delText>4.6</w:delText>
            </w:r>
            <w:r w:rsidR="0043613D" w:rsidRPr="00E81883" w:rsidDel="003A7A79">
              <w:rPr>
                <w:rFonts w:asciiTheme="minorHAnsi" w:eastAsiaTheme="minorEastAsia" w:hAnsiTheme="minorHAnsi" w:cstheme="minorBidi"/>
                <w:smallCaps w:val="0"/>
                <w:noProof/>
                <w:sz w:val="22"/>
                <w:szCs w:val="22"/>
                <w:lang w:val="es-PE" w:eastAsia="es-PE"/>
              </w:rPr>
              <w:tab/>
            </w:r>
            <w:r w:rsidR="0043613D" w:rsidRPr="00E81883" w:rsidDel="003A7A79">
              <w:rPr>
                <w:rStyle w:val="Hipervnculo"/>
                <w:noProof/>
                <w:lang w:val="es-PE"/>
              </w:rPr>
              <w:delText>Listado de fortalezas y debilidades.</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_Toc75469453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19</w:delText>
            </w:r>
            <w:r w:rsidR="0043613D" w:rsidRPr="00E81883" w:rsidDel="003A7A79">
              <w:rPr>
                <w:noProof/>
                <w:webHidden/>
                <w:lang w:val="es-PE"/>
              </w:rPr>
              <w:fldChar w:fldCharType="end"/>
            </w:r>
            <w:r w:rsidDel="003A7A79">
              <w:rPr>
                <w:noProof/>
                <w:lang w:val="es-PE"/>
              </w:rPr>
              <w:fldChar w:fldCharType="end"/>
            </w:r>
          </w:del>
        </w:p>
        <w:p w14:paraId="5B46E6D3" w14:textId="4F34A6AE" w:rsidR="0043613D" w:rsidRPr="00E81883" w:rsidDel="003A7A79" w:rsidRDefault="001A6EC2">
          <w:pPr>
            <w:pStyle w:val="TDC1"/>
            <w:tabs>
              <w:tab w:val="left" w:pos="480"/>
              <w:tab w:val="right" w:leader="dot" w:pos="8777"/>
            </w:tabs>
            <w:rPr>
              <w:del w:id="217" w:author="Cindy Mendoza Ibarra" w:date="2021-07-14T22:56:00Z"/>
              <w:rFonts w:asciiTheme="minorHAnsi" w:eastAsiaTheme="minorEastAsia" w:hAnsiTheme="minorHAnsi" w:cstheme="minorBidi"/>
              <w:b w:val="0"/>
              <w:bCs w:val="0"/>
              <w:caps w:val="0"/>
              <w:noProof/>
              <w:sz w:val="22"/>
              <w:szCs w:val="22"/>
              <w:lang w:val="es-PE" w:eastAsia="es-PE"/>
            </w:rPr>
          </w:pPr>
          <w:del w:id="218" w:author="Cindy Mendoza Ibarra" w:date="2021-07-14T22:56:00Z">
            <w:r w:rsidDel="003A7A79">
              <w:rPr>
                <w:noProof/>
              </w:rPr>
              <w:fldChar w:fldCharType="begin"/>
            </w:r>
            <w:r w:rsidDel="003A7A79">
              <w:rPr>
                <w:noProof/>
              </w:rPr>
              <w:delInstrText xml:space="preserve"> HYPERLINK \l "_Toc75469454" </w:delInstrText>
            </w:r>
            <w:r w:rsidDel="003A7A79">
              <w:rPr>
                <w:noProof/>
              </w:rPr>
              <w:fldChar w:fldCharType="separate"/>
            </w:r>
          </w:del>
          <w:ins w:id="219" w:author="Cindy Mendoza Ibarra" w:date="2021-07-14T22:58:00Z">
            <w:r w:rsidR="003A7A79">
              <w:rPr>
                <w:b w:val="0"/>
                <w:bCs w:val="0"/>
                <w:noProof/>
                <w:lang w:val="es-ES"/>
              </w:rPr>
              <w:t>¡Error! Referencia de hipervínculo no válida.</w:t>
            </w:r>
          </w:ins>
          <w:del w:id="220" w:author="Cindy Mendoza Ibarra" w:date="2021-07-14T22:56:00Z">
            <w:r w:rsidR="0043613D" w:rsidRPr="00E81883" w:rsidDel="003A7A79">
              <w:rPr>
                <w:rStyle w:val="Hipervnculo"/>
                <w:noProof/>
                <w:lang w:val="es-PE"/>
              </w:rPr>
              <w:delText>5</w:delText>
            </w:r>
            <w:r w:rsidR="0043613D" w:rsidRPr="00E81883" w:rsidDel="003A7A79">
              <w:rPr>
                <w:rFonts w:asciiTheme="minorHAnsi" w:eastAsiaTheme="minorEastAsia" w:hAnsiTheme="minorHAnsi" w:cstheme="minorBidi"/>
                <w:b w:val="0"/>
                <w:bCs w:val="0"/>
                <w:caps w:val="0"/>
                <w:noProof/>
                <w:sz w:val="22"/>
                <w:szCs w:val="22"/>
                <w:lang w:val="es-PE" w:eastAsia="es-PE"/>
              </w:rPr>
              <w:tab/>
            </w:r>
            <w:r w:rsidR="0043613D" w:rsidRPr="00E81883" w:rsidDel="003A7A79">
              <w:rPr>
                <w:rStyle w:val="Hipervnculo"/>
                <w:noProof/>
                <w:lang w:val="es-PE"/>
              </w:rPr>
              <w:delText>Matriz FODA para elección de estrategias.</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_Toc75469454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20</w:delText>
            </w:r>
            <w:r w:rsidR="0043613D" w:rsidRPr="00E81883" w:rsidDel="003A7A79">
              <w:rPr>
                <w:noProof/>
                <w:webHidden/>
                <w:lang w:val="es-PE"/>
              </w:rPr>
              <w:fldChar w:fldCharType="end"/>
            </w:r>
            <w:r w:rsidDel="003A7A79">
              <w:rPr>
                <w:noProof/>
                <w:lang w:val="es-PE"/>
              </w:rPr>
              <w:fldChar w:fldCharType="end"/>
            </w:r>
          </w:del>
        </w:p>
        <w:p w14:paraId="4A12268F" w14:textId="27A15AC5" w:rsidR="0043613D" w:rsidRPr="00E81883" w:rsidDel="003A7A79" w:rsidRDefault="001A6EC2">
          <w:pPr>
            <w:pStyle w:val="TDC1"/>
            <w:tabs>
              <w:tab w:val="left" w:pos="480"/>
              <w:tab w:val="right" w:leader="dot" w:pos="8777"/>
            </w:tabs>
            <w:rPr>
              <w:del w:id="221" w:author="Cindy Mendoza Ibarra" w:date="2021-07-14T22:56:00Z"/>
              <w:rFonts w:asciiTheme="minorHAnsi" w:eastAsiaTheme="minorEastAsia" w:hAnsiTheme="minorHAnsi" w:cstheme="minorBidi"/>
              <w:b w:val="0"/>
              <w:bCs w:val="0"/>
              <w:caps w:val="0"/>
              <w:noProof/>
              <w:sz w:val="22"/>
              <w:szCs w:val="22"/>
              <w:lang w:val="es-PE" w:eastAsia="es-PE"/>
            </w:rPr>
          </w:pPr>
          <w:del w:id="222" w:author="Cindy Mendoza Ibarra" w:date="2021-07-14T22:56:00Z">
            <w:r w:rsidDel="003A7A79">
              <w:rPr>
                <w:noProof/>
              </w:rPr>
              <w:fldChar w:fldCharType="begin"/>
            </w:r>
            <w:r w:rsidDel="003A7A79">
              <w:rPr>
                <w:noProof/>
              </w:rPr>
              <w:delInstrText xml:space="preserve"> HYPERLINK \l "_Toc75469455" </w:delInstrText>
            </w:r>
            <w:r w:rsidDel="003A7A79">
              <w:rPr>
                <w:noProof/>
              </w:rPr>
              <w:fldChar w:fldCharType="separate"/>
            </w:r>
          </w:del>
          <w:ins w:id="223" w:author="Cindy Mendoza Ibarra" w:date="2021-07-14T22:58:00Z">
            <w:r w:rsidR="003A7A79">
              <w:rPr>
                <w:b w:val="0"/>
                <w:bCs w:val="0"/>
                <w:noProof/>
                <w:lang w:val="es-ES"/>
              </w:rPr>
              <w:t>¡Error! Referencia de hipervínculo no válida.</w:t>
            </w:r>
          </w:ins>
          <w:del w:id="224" w:author="Cindy Mendoza Ibarra" w:date="2021-07-14T22:56:00Z">
            <w:r w:rsidR="0043613D" w:rsidRPr="00E81883" w:rsidDel="003A7A79">
              <w:rPr>
                <w:rStyle w:val="Hipervnculo"/>
                <w:noProof/>
                <w:lang w:val="es-PE"/>
              </w:rPr>
              <w:delText>6</w:delText>
            </w:r>
            <w:r w:rsidR="0043613D" w:rsidRPr="00E81883" w:rsidDel="003A7A79">
              <w:rPr>
                <w:rFonts w:asciiTheme="minorHAnsi" w:eastAsiaTheme="minorEastAsia" w:hAnsiTheme="minorHAnsi" w:cstheme="minorBidi"/>
                <w:b w:val="0"/>
                <w:bCs w:val="0"/>
                <w:caps w:val="0"/>
                <w:noProof/>
                <w:sz w:val="22"/>
                <w:szCs w:val="22"/>
                <w:lang w:val="es-PE" w:eastAsia="es-PE"/>
              </w:rPr>
              <w:tab/>
            </w:r>
            <w:r w:rsidR="0043613D" w:rsidRPr="00E81883" w:rsidDel="003A7A79">
              <w:rPr>
                <w:rStyle w:val="Hipervnculo"/>
                <w:noProof/>
                <w:lang w:val="es-PE"/>
              </w:rPr>
              <w:delText>Formulación de objetivos y estrategias:</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_Toc75469455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21</w:delText>
            </w:r>
            <w:r w:rsidR="0043613D" w:rsidRPr="00E81883" w:rsidDel="003A7A79">
              <w:rPr>
                <w:noProof/>
                <w:webHidden/>
                <w:lang w:val="es-PE"/>
              </w:rPr>
              <w:fldChar w:fldCharType="end"/>
            </w:r>
            <w:r w:rsidDel="003A7A79">
              <w:rPr>
                <w:noProof/>
                <w:lang w:val="es-PE"/>
              </w:rPr>
              <w:fldChar w:fldCharType="end"/>
            </w:r>
          </w:del>
        </w:p>
        <w:p w14:paraId="355E2A18" w14:textId="21A0AF4C" w:rsidR="0043613D" w:rsidRPr="00E81883" w:rsidDel="003A7A79" w:rsidRDefault="001A6EC2">
          <w:pPr>
            <w:pStyle w:val="TDC2"/>
            <w:tabs>
              <w:tab w:val="left" w:pos="960"/>
              <w:tab w:val="right" w:leader="dot" w:pos="8777"/>
            </w:tabs>
            <w:rPr>
              <w:del w:id="225" w:author="Cindy Mendoza Ibarra" w:date="2021-07-14T22:56:00Z"/>
              <w:rFonts w:asciiTheme="minorHAnsi" w:eastAsiaTheme="minorEastAsia" w:hAnsiTheme="minorHAnsi" w:cstheme="minorBidi"/>
              <w:smallCaps w:val="0"/>
              <w:noProof/>
              <w:sz w:val="22"/>
              <w:szCs w:val="22"/>
              <w:lang w:val="es-PE" w:eastAsia="es-PE"/>
            </w:rPr>
          </w:pPr>
          <w:del w:id="226" w:author="Cindy Mendoza Ibarra" w:date="2021-07-14T22:56:00Z">
            <w:r w:rsidDel="003A7A79">
              <w:rPr>
                <w:noProof/>
              </w:rPr>
              <w:fldChar w:fldCharType="begin"/>
            </w:r>
            <w:r w:rsidDel="003A7A79">
              <w:rPr>
                <w:noProof/>
              </w:rPr>
              <w:delInstrText xml:space="preserve"> HYPERLINK \l "_Toc75469456" </w:delInstrText>
            </w:r>
            <w:r w:rsidDel="003A7A79">
              <w:rPr>
                <w:noProof/>
              </w:rPr>
              <w:fldChar w:fldCharType="separate"/>
            </w:r>
          </w:del>
          <w:ins w:id="227" w:author="Cindy Mendoza Ibarra" w:date="2021-07-14T22:58:00Z">
            <w:r w:rsidR="003A7A79">
              <w:rPr>
                <w:b/>
                <w:bCs/>
                <w:noProof/>
                <w:lang w:val="es-ES"/>
              </w:rPr>
              <w:t>¡Error! Referencia de hipervínculo no válida.</w:t>
            </w:r>
          </w:ins>
          <w:del w:id="228" w:author="Cindy Mendoza Ibarra" w:date="2021-07-14T22:56:00Z">
            <w:r w:rsidR="0043613D" w:rsidRPr="00E81883" w:rsidDel="003A7A79">
              <w:rPr>
                <w:rStyle w:val="Hipervnculo"/>
                <w:noProof/>
                <w:lang w:val="es-PE"/>
              </w:rPr>
              <w:delText>6.1</w:delText>
            </w:r>
            <w:r w:rsidR="0043613D" w:rsidRPr="00E81883" w:rsidDel="003A7A79">
              <w:rPr>
                <w:rFonts w:asciiTheme="minorHAnsi" w:eastAsiaTheme="minorEastAsia" w:hAnsiTheme="minorHAnsi" w:cstheme="minorBidi"/>
                <w:smallCaps w:val="0"/>
                <w:noProof/>
                <w:sz w:val="22"/>
                <w:szCs w:val="22"/>
                <w:lang w:val="es-PE" w:eastAsia="es-PE"/>
              </w:rPr>
              <w:tab/>
            </w:r>
            <w:r w:rsidR="0043613D" w:rsidRPr="00E81883" w:rsidDel="003A7A79">
              <w:rPr>
                <w:rStyle w:val="Hipervnculo"/>
                <w:noProof/>
                <w:lang w:val="es-PE"/>
              </w:rPr>
              <w:delText>Objetivos organizacionales.</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_Toc75469456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21</w:delText>
            </w:r>
            <w:r w:rsidR="0043613D" w:rsidRPr="00E81883" w:rsidDel="003A7A79">
              <w:rPr>
                <w:noProof/>
                <w:webHidden/>
                <w:lang w:val="es-PE"/>
              </w:rPr>
              <w:fldChar w:fldCharType="end"/>
            </w:r>
            <w:r w:rsidDel="003A7A79">
              <w:rPr>
                <w:noProof/>
                <w:lang w:val="es-PE"/>
              </w:rPr>
              <w:fldChar w:fldCharType="end"/>
            </w:r>
          </w:del>
        </w:p>
        <w:p w14:paraId="7881B501" w14:textId="2493263F" w:rsidR="0043613D" w:rsidRPr="00E81883" w:rsidDel="003A7A79" w:rsidRDefault="001A6EC2">
          <w:pPr>
            <w:pStyle w:val="TDC2"/>
            <w:tabs>
              <w:tab w:val="left" w:pos="960"/>
              <w:tab w:val="right" w:leader="dot" w:pos="8777"/>
            </w:tabs>
            <w:rPr>
              <w:del w:id="229" w:author="Cindy Mendoza Ibarra" w:date="2021-07-14T22:56:00Z"/>
              <w:rFonts w:asciiTheme="minorHAnsi" w:eastAsiaTheme="minorEastAsia" w:hAnsiTheme="minorHAnsi" w:cstheme="minorBidi"/>
              <w:smallCaps w:val="0"/>
              <w:noProof/>
              <w:sz w:val="22"/>
              <w:szCs w:val="22"/>
              <w:lang w:val="es-PE" w:eastAsia="es-PE"/>
            </w:rPr>
          </w:pPr>
          <w:del w:id="230" w:author="Cindy Mendoza Ibarra" w:date="2021-07-14T22:56:00Z">
            <w:r w:rsidDel="003A7A79">
              <w:rPr>
                <w:noProof/>
              </w:rPr>
              <w:fldChar w:fldCharType="begin"/>
            </w:r>
            <w:r w:rsidDel="003A7A79">
              <w:rPr>
                <w:noProof/>
              </w:rPr>
              <w:delInstrText xml:space="preserve"> HYPERLINK \l "_Toc75469457" </w:delInstrText>
            </w:r>
            <w:r w:rsidDel="003A7A79">
              <w:rPr>
                <w:noProof/>
              </w:rPr>
              <w:fldChar w:fldCharType="separate"/>
            </w:r>
          </w:del>
          <w:ins w:id="231" w:author="Cindy Mendoza Ibarra" w:date="2021-07-14T22:58:00Z">
            <w:r w:rsidR="003A7A79">
              <w:rPr>
                <w:b/>
                <w:bCs/>
                <w:noProof/>
                <w:lang w:val="es-ES"/>
              </w:rPr>
              <w:t>¡Error! Referencia de hipervínculo no válida.</w:t>
            </w:r>
          </w:ins>
          <w:del w:id="232" w:author="Cindy Mendoza Ibarra" w:date="2021-07-14T22:56:00Z">
            <w:r w:rsidR="0043613D" w:rsidRPr="00E81883" w:rsidDel="003A7A79">
              <w:rPr>
                <w:rStyle w:val="Hipervnculo"/>
                <w:noProof/>
                <w:lang w:val="es-PE"/>
              </w:rPr>
              <w:delText>6.2</w:delText>
            </w:r>
            <w:r w:rsidR="0043613D" w:rsidRPr="00E81883" w:rsidDel="003A7A79">
              <w:rPr>
                <w:rFonts w:asciiTheme="minorHAnsi" w:eastAsiaTheme="minorEastAsia" w:hAnsiTheme="minorHAnsi" w:cstheme="minorBidi"/>
                <w:smallCaps w:val="0"/>
                <w:noProof/>
                <w:sz w:val="22"/>
                <w:szCs w:val="22"/>
                <w:lang w:val="es-PE" w:eastAsia="es-PE"/>
              </w:rPr>
              <w:tab/>
            </w:r>
            <w:r w:rsidR="0043613D" w:rsidRPr="00E81883" w:rsidDel="003A7A79">
              <w:rPr>
                <w:rStyle w:val="Hipervnculo"/>
                <w:noProof/>
                <w:lang w:val="es-PE"/>
              </w:rPr>
              <w:delText>Estrategias externas.</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_Toc75469457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26</w:delText>
            </w:r>
            <w:r w:rsidR="0043613D" w:rsidRPr="00E81883" w:rsidDel="003A7A79">
              <w:rPr>
                <w:noProof/>
                <w:webHidden/>
                <w:lang w:val="es-PE"/>
              </w:rPr>
              <w:fldChar w:fldCharType="end"/>
            </w:r>
            <w:r w:rsidDel="003A7A79">
              <w:rPr>
                <w:noProof/>
                <w:lang w:val="es-PE"/>
              </w:rPr>
              <w:fldChar w:fldCharType="end"/>
            </w:r>
          </w:del>
        </w:p>
        <w:p w14:paraId="2309E2D9" w14:textId="71C3D80E" w:rsidR="0043613D" w:rsidRPr="00E81883" w:rsidDel="003A7A79" w:rsidRDefault="001A6EC2">
          <w:pPr>
            <w:pStyle w:val="TDC2"/>
            <w:tabs>
              <w:tab w:val="left" w:pos="960"/>
              <w:tab w:val="right" w:leader="dot" w:pos="8777"/>
            </w:tabs>
            <w:rPr>
              <w:del w:id="233" w:author="Cindy Mendoza Ibarra" w:date="2021-07-14T22:56:00Z"/>
              <w:rFonts w:asciiTheme="minorHAnsi" w:eastAsiaTheme="minorEastAsia" w:hAnsiTheme="minorHAnsi" w:cstheme="minorBidi"/>
              <w:smallCaps w:val="0"/>
              <w:noProof/>
              <w:sz w:val="22"/>
              <w:szCs w:val="22"/>
              <w:lang w:val="es-PE" w:eastAsia="es-PE"/>
            </w:rPr>
          </w:pPr>
          <w:del w:id="234" w:author="Cindy Mendoza Ibarra" w:date="2021-07-14T22:56:00Z">
            <w:r w:rsidDel="003A7A79">
              <w:rPr>
                <w:noProof/>
              </w:rPr>
              <w:fldChar w:fldCharType="begin"/>
            </w:r>
            <w:r w:rsidDel="003A7A79">
              <w:rPr>
                <w:noProof/>
              </w:rPr>
              <w:delInstrText xml:space="preserve"> HYPERLINK \l "_Toc75469458" </w:delInstrText>
            </w:r>
            <w:r w:rsidDel="003A7A79">
              <w:rPr>
                <w:noProof/>
              </w:rPr>
              <w:fldChar w:fldCharType="separate"/>
            </w:r>
          </w:del>
          <w:ins w:id="235" w:author="Cindy Mendoza Ibarra" w:date="2021-07-14T22:58:00Z">
            <w:r w:rsidR="003A7A79">
              <w:rPr>
                <w:b/>
                <w:bCs/>
                <w:noProof/>
                <w:lang w:val="es-ES"/>
              </w:rPr>
              <w:t>¡Error! Referencia de hipervínculo no válida.</w:t>
            </w:r>
          </w:ins>
          <w:del w:id="236" w:author="Cindy Mendoza Ibarra" w:date="2021-07-14T22:56:00Z">
            <w:r w:rsidR="0043613D" w:rsidRPr="00E81883" w:rsidDel="003A7A79">
              <w:rPr>
                <w:rStyle w:val="Hipervnculo"/>
                <w:noProof/>
                <w:lang w:val="es-PE"/>
              </w:rPr>
              <w:delText>6.3</w:delText>
            </w:r>
            <w:r w:rsidR="0043613D" w:rsidRPr="00E81883" w:rsidDel="003A7A79">
              <w:rPr>
                <w:rFonts w:asciiTheme="minorHAnsi" w:eastAsiaTheme="minorEastAsia" w:hAnsiTheme="minorHAnsi" w:cstheme="minorBidi"/>
                <w:smallCaps w:val="0"/>
                <w:noProof/>
                <w:sz w:val="22"/>
                <w:szCs w:val="22"/>
                <w:lang w:val="es-PE" w:eastAsia="es-PE"/>
              </w:rPr>
              <w:tab/>
            </w:r>
            <w:r w:rsidR="0043613D" w:rsidRPr="00E81883" w:rsidDel="003A7A79">
              <w:rPr>
                <w:rStyle w:val="Hipervnculo"/>
                <w:noProof/>
                <w:lang w:val="es-PE"/>
              </w:rPr>
              <w:delText>Estrategias internas generales.</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_Toc75469458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27</w:delText>
            </w:r>
            <w:r w:rsidR="0043613D" w:rsidRPr="00E81883" w:rsidDel="003A7A79">
              <w:rPr>
                <w:noProof/>
                <w:webHidden/>
                <w:lang w:val="es-PE"/>
              </w:rPr>
              <w:fldChar w:fldCharType="end"/>
            </w:r>
            <w:r w:rsidDel="003A7A79">
              <w:rPr>
                <w:noProof/>
                <w:lang w:val="es-PE"/>
              </w:rPr>
              <w:fldChar w:fldCharType="end"/>
            </w:r>
          </w:del>
        </w:p>
        <w:p w14:paraId="4D505F7F" w14:textId="3DCE9DE8" w:rsidR="0043613D" w:rsidRPr="00E81883" w:rsidDel="003A7A79" w:rsidRDefault="001A6EC2">
          <w:pPr>
            <w:pStyle w:val="TDC2"/>
            <w:tabs>
              <w:tab w:val="left" w:pos="960"/>
              <w:tab w:val="right" w:leader="dot" w:pos="8777"/>
            </w:tabs>
            <w:rPr>
              <w:del w:id="237" w:author="Cindy Mendoza Ibarra" w:date="2021-07-14T22:56:00Z"/>
              <w:rFonts w:asciiTheme="minorHAnsi" w:eastAsiaTheme="minorEastAsia" w:hAnsiTheme="minorHAnsi" w:cstheme="minorBidi"/>
              <w:smallCaps w:val="0"/>
              <w:noProof/>
              <w:sz w:val="22"/>
              <w:szCs w:val="22"/>
              <w:lang w:val="es-PE" w:eastAsia="es-PE"/>
            </w:rPr>
          </w:pPr>
          <w:del w:id="238" w:author="Cindy Mendoza Ibarra" w:date="2021-07-14T22:56:00Z">
            <w:r w:rsidDel="003A7A79">
              <w:rPr>
                <w:noProof/>
              </w:rPr>
              <w:fldChar w:fldCharType="begin"/>
            </w:r>
            <w:r w:rsidDel="003A7A79">
              <w:rPr>
                <w:noProof/>
              </w:rPr>
              <w:delInstrText xml:space="preserve"> HYPERLINK \l "_Toc75469459" </w:delInstrText>
            </w:r>
            <w:r w:rsidDel="003A7A79">
              <w:rPr>
                <w:noProof/>
              </w:rPr>
              <w:fldChar w:fldCharType="separate"/>
            </w:r>
          </w:del>
          <w:ins w:id="239" w:author="Cindy Mendoza Ibarra" w:date="2021-07-14T22:58:00Z">
            <w:r w:rsidR="003A7A79">
              <w:rPr>
                <w:b/>
                <w:bCs/>
                <w:noProof/>
                <w:lang w:val="es-ES"/>
              </w:rPr>
              <w:t>¡Error! Referencia de hipervínculo no válida.</w:t>
            </w:r>
          </w:ins>
          <w:del w:id="240" w:author="Cindy Mendoza Ibarra" w:date="2021-07-14T22:56:00Z">
            <w:r w:rsidR="0043613D" w:rsidRPr="00E81883" w:rsidDel="003A7A79">
              <w:rPr>
                <w:rStyle w:val="Hipervnculo"/>
                <w:noProof/>
                <w:lang w:val="es-PE"/>
              </w:rPr>
              <w:delText>6.4</w:delText>
            </w:r>
            <w:r w:rsidR="0043613D" w:rsidRPr="00E81883" w:rsidDel="003A7A79">
              <w:rPr>
                <w:rFonts w:asciiTheme="minorHAnsi" w:eastAsiaTheme="minorEastAsia" w:hAnsiTheme="minorHAnsi" w:cstheme="minorBidi"/>
                <w:smallCaps w:val="0"/>
                <w:noProof/>
                <w:sz w:val="22"/>
                <w:szCs w:val="22"/>
                <w:lang w:val="es-PE" w:eastAsia="es-PE"/>
              </w:rPr>
              <w:tab/>
            </w:r>
            <w:r w:rsidR="0043613D" w:rsidRPr="00E81883" w:rsidDel="003A7A79">
              <w:rPr>
                <w:rStyle w:val="Hipervnculo"/>
                <w:noProof/>
                <w:lang w:val="es-PE"/>
              </w:rPr>
              <w:delText>Estrategias funcionales.</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_Toc75469459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27</w:delText>
            </w:r>
            <w:r w:rsidR="0043613D" w:rsidRPr="00E81883" w:rsidDel="003A7A79">
              <w:rPr>
                <w:noProof/>
                <w:webHidden/>
                <w:lang w:val="es-PE"/>
              </w:rPr>
              <w:fldChar w:fldCharType="end"/>
            </w:r>
            <w:r w:rsidDel="003A7A79">
              <w:rPr>
                <w:noProof/>
                <w:lang w:val="es-PE"/>
              </w:rPr>
              <w:fldChar w:fldCharType="end"/>
            </w:r>
          </w:del>
        </w:p>
        <w:p w14:paraId="1F6C5B9D" w14:textId="41364A6C" w:rsidR="0043613D" w:rsidRPr="00E81883" w:rsidDel="003A7A79" w:rsidRDefault="001A6EC2">
          <w:pPr>
            <w:pStyle w:val="TDC1"/>
            <w:tabs>
              <w:tab w:val="left" w:pos="480"/>
              <w:tab w:val="right" w:leader="dot" w:pos="8777"/>
            </w:tabs>
            <w:rPr>
              <w:del w:id="241" w:author="Cindy Mendoza Ibarra" w:date="2021-07-14T22:56:00Z"/>
              <w:rFonts w:asciiTheme="minorHAnsi" w:eastAsiaTheme="minorEastAsia" w:hAnsiTheme="minorHAnsi" w:cstheme="minorBidi"/>
              <w:b w:val="0"/>
              <w:bCs w:val="0"/>
              <w:caps w:val="0"/>
              <w:noProof/>
              <w:sz w:val="22"/>
              <w:szCs w:val="22"/>
              <w:lang w:val="es-PE" w:eastAsia="es-PE"/>
            </w:rPr>
          </w:pPr>
          <w:del w:id="242" w:author="Cindy Mendoza Ibarra" w:date="2021-07-14T22:56:00Z">
            <w:r w:rsidDel="003A7A79">
              <w:rPr>
                <w:noProof/>
              </w:rPr>
              <w:fldChar w:fldCharType="begin"/>
            </w:r>
            <w:r w:rsidDel="003A7A79">
              <w:rPr>
                <w:noProof/>
              </w:rPr>
              <w:delInstrText xml:space="preserve"> HYPERLINK \l "_Toc75469460" </w:delInstrText>
            </w:r>
            <w:r w:rsidDel="003A7A79">
              <w:rPr>
                <w:noProof/>
              </w:rPr>
              <w:fldChar w:fldCharType="separate"/>
            </w:r>
          </w:del>
          <w:ins w:id="243" w:author="Cindy Mendoza Ibarra" w:date="2021-07-14T22:58:00Z">
            <w:r w:rsidR="003A7A79">
              <w:rPr>
                <w:b w:val="0"/>
                <w:bCs w:val="0"/>
                <w:noProof/>
                <w:lang w:val="es-ES"/>
              </w:rPr>
              <w:t>¡Error! Referencia de hipervínculo no válida.</w:t>
            </w:r>
          </w:ins>
          <w:del w:id="244" w:author="Cindy Mendoza Ibarra" w:date="2021-07-14T22:56:00Z">
            <w:r w:rsidR="0043613D" w:rsidRPr="00E81883" w:rsidDel="003A7A79">
              <w:rPr>
                <w:rStyle w:val="Hipervnculo"/>
                <w:noProof/>
                <w:lang w:val="es-PE"/>
              </w:rPr>
              <w:delText>7</w:delText>
            </w:r>
            <w:r w:rsidR="0043613D" w:rsidRPr="00E81883" w:rsidDel="003A7A79">
              <w:rPr>
                <w:rFonts w:asciiTheme="minorHAnsi" w:eastAsiaTheme="minorEastAsia" w:hAnsiTheme="minorHAnsi" w:cstheme="minorBidi"/>
                <w:b w:val="0"/>
                <w:bCs w:val="0"/>
                <w:caps w:val="0"/>
                <w:noProof/>
                <w:sz w:val="22"/>
                <w:szCs w:val="22"/>
                <w:lang w:val="es-PE" w:eastAsia="es-PE"/>
              </w:rPr>
              <w:tab/>
            </w:r>
            <w:r w:rsidR="0043613D" w:rsidRPr="00E81883" w:rsidDel="003A7A79">
              <w:rPr>
                <w:rStyle w:val="Hipervnculo"/>
                <w:noProof/>
                <w:lang w:val="es-PE"/>
              </w:rPr>
              <w:delText>Análisis del diseño organizacional e Identificación de la problemática actual</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_Toc75469460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28</w:delText>
            </w:r>
            <w:r w:rsidR="0043613D" w:rsidRPr="00E81883" w:rsidDel="003A7A79">
              <w:rPr>
                <w:noProof/>
                <w:webHidden/>
                <w:lang w:val="es-PE"/>
              </w:rPr>
              <w:fldChar w:fldCharType="end"/>
            </w:r>
            <w:r w:rsidDel="003A7A79">
              <w:rPr>
                <w:noProof/>
                <w:lang w:val="es-PE"/>
              </w:rPr>
              <w:fldChar w:fldCharType="end"/>
            </w:r>
          </w:del>
        </w:p>
        <w:p w14:paraId="1B034CA9" w14:textId="43FA3524" w:rsidR="0043613D" w:rsidRPr="00E81883" w:rsidDel="003A7A79" w:rsidRDefault="001A6EC2">
          <w:pPr>
            <w:pStyle w:val="TDC2"/>
            <w:tabs>
              <w:tab w:val="left" w:pos="960"/>
              <w:tab w:val="right" w:leader="dot" w:pos="8777"/>
            </w:tabs>
            <w:rPr>
              <w:del w:id="245" w:author="Cindy Mendoza Ibarra" w:date="2021-07-14T22:56:00Z"/>
              <w:rFonts w:asciiTheme="minorHAnsi" w:eastAsiaTheme="minorEastAsia" w:hAnsiTheme="minorHAnsi" w:cstheme="minorBidi"/>
              <w:smallCaps w:val="0"/>
              <w:noProof/>
              <w:sz w:val="22"/>
              <w:szCs w:val="22"/>
              <w:lang w:val="es-PE" w:eastAsia="es-PE"/>
            </w:rPr>
          </w:pPr>
          <w:del w:id="246" w:author="Cindy Mendoza Ibarra" w:date="2021-07-14T22:56:00Z">
            <w:r w:rsidDel="003A7A79">
              <w:rPr>
                <w:noProof/>
              </w:rPr>
              <w:fldChar w:fldCharType="begin"/>
            </w:r>
            <w:r w:rsidDel="003A7A79">
              <w:rPr>
                <w:noProof/>
              </w:rPr>
              <w:delInstrText xml:space="preserve"> HYPERLINK \l "_Toc75469461" </w:delInstrText>
            </w:r>
            <w:r w:rsidDel="003A7A79">
              <w:rPr>
                <w:noProof/>
              </w:rPr>
              <w:fldChar w:fldCharType="separate"/>
            </w:r>
          </w:del>
          <w:ins w:id="247" w:author="Cindy Mendoza Ibarra" w:date="2021-07-14T22:58:00Z">
            <w:r w:rsidR="003A7A79">
              <w:rPr>
                <w:b/>
                <w:bCs/>
                <w:noProof/>
                <w:lang w:val="es-ES"/>
              </w:rPr>
              <w:t>¡Error! Referencia de hipervínculo no válida.</w:t>
            </w:r>
          </w:ins>
          <w:del w:id="248" w:author="Cindy Mendoza Ibarra" w:date="2021-07-14T22:56:00Z">
            <w:r w:rsidR="0043613D" w:rsidRPr="00E81883" w:rsidDel="003A7A79">
              <w:rPr>
                <w:rStyle w:val="Hipervnculo"/>
                <w:noProof/>
                <w:lang w:val="es-PE"/>
              </w:rPr>
              <w:delText>7.1</w:delText>
            </w:r>
            <w:r w:rsidR="0043613D" w:rsidRPr="00E81883" w:rsidDel="003A7A79">
              <w:rPr>
                <w:rFonts w:asciiTheme="minorHAnsi" w:eastAsiaTheme="minorEastAsia" w:hAnsiTheme="minorHAnsi" w:cstheme="minorBidi"/>
                <w:smallCaps w:val="0"/>
                <w:noProof/>
                <w:sz w:val="22"/>
                <w:szCs w:val="22"/>
                <w:lang w:val="es-PE" w:eastAsia="es-PE"/>
              </w:rPr>
              <w:tab/>
            </w:r>
            <w:r w:rsidR="0043613D" w:rsidRPr="00E81883" w:rsidDel="003A7A79">
              <w:rPr>
                <w:rStyle w:val="Hipervnculo"/>
                <w:noProof/>
                <w:lang w:val="es-PE"/>
              </w:rPr>
              <w:delText>Análisis del diseño organizacional: Organigrama, diferenciación, complejidad, integración, formalización, tamaño, departamentalización o Agrupación, Configuración de Mintzberg, Ciclo de vida.</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_Toc75469461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28</w:delText>
            </w:r>
            <w:r w:rsidR="0043613D" w:rsidRPr="00E81883" w:rsidDel="003A7A79">
              <w:rPr>
                <w:noProof/>
                <w:webHidden/>
                <w:lang w:val="es-PE"/>
              </w:rPr>
              <w:fldChar w:fldCharType="end"/>
            </w:r>
            <w:r w:rsidDel="003A7A79">
              <w:rPr>
                <w:noProof/>
                <w:lang w:val="es-PE"/>
              </w:rPr>
              <w:fldChar w:fldCharType="end"/>
            </w:r>
          </w:del>
        </w:p>
        <w:p w14:paraId="68A0B2D4" w14:textId="49B02B02" w:rsidR="0043613D" w:rsidRPr="00E81883" w:rsidDel="003A7A79" w:rsidRDefault="001A6EC2">
          <w:pPr>
            <w:pStyle w:val="TDC3"/>
            <w:tabs>
              <w:tab w:val="left" w:pos="1200"/>
              <w:tab w:val="right" w:leader="dot" w:pos="8777"/>
            </w:tabs>
            <w:rPr>
              <w:del w:id="249" w:author="Cindy Mendoza Ibarra" w:date="2021-07-14T22:56:00Z"/>
              <w:rFonts w:asciiTheme="minorHAnsi" w:eastAsiaTheme="minorEastAsia" w:hAnsiTheme="minorHAnsi" w:cstheme="minorBidi"/>
              <w:iCs w:val="0"/>
              <w:noProof/>
              <w:sz w:val="22"/>
              <w:szCs w:val="22"/>
              <w:lang w:val="es-PE" w:eastAsia="es-PE"/>
            </w:rPr>
          </w:pPr>
          <w:del w:id="250" w:author="Cindy Mendoza Ibarra" w:date="2021-07-14T22:56:00Z">
            <w:r w:rsidDel="003A7A79">
              <w:rPr>
                <w:noProof/>
              </w:rPr>
              <w:fldChar w:fldCharType="begin"/>
            </w:r>
            <w:r w:rsidDel="003A7A79">
              <w:rPr>
                <w:noProof/>
              </w:rPr>
              <w:delInstrText xml:space="preserve"> HYPERLINK \l "_Toc75469462" </w:delInstrText>
            </w:r>
            <w:r w:rsidDel="003A7A79">
              <w:rPr>
                <w:noProof/>
              </w:rPr>
              <w:fldChar w:fldCharType="separate"/>
            </w:r>
          </w:del>
          <w:ins w:id="251" w:author="Cindy Mendoza Ibarra" w:date="2021-07-14T22:58:00Z">
            <w:r w:rsidR="003A7A79">
              <w:rPr>
                <w:b/>
                <w:bCs/>
                <w:noProof/>
                <w:lang w:val="es-ES"/>
              </w:rPr>
              <w:t>¡Error! Referencia de hipervínculo no válida.</w:t>
            </w:r>
          </w:ins>
          <w:del w:id="252" w:author="Cindy Mendoza Ibarra" w:date="2021-07-14T22:56:00Z">
            <w:r w:rsidR="0043613D" w:rsidRPr="00E81883" w:rsidDel="003A7A79">
              <w:rPr>
                <w:rStyle w:val="Hipervnculo"/>
                <w:noProof/>
                <w:lang w:val="es-PE"/>
              </w:rPr>
              <w:delText>7.1.1</w:delText>
            </w:r>
            <w:r w:rsidR="0043613D" w:rsidRPr="00E81883" w:rsidDel="003A7A79">
              <w:rPr>
                <w:rFonts w:asciiTheme="minorHAnsi" w:eastAsiaTheme="minorEastAsia" w:hAnsiTheme="minorHAnsi" w:cstheme="minorBidi"/>
                <w:iCs w:val="0"/>
                <w:noProof/>
                <w:sz w:val="22"/>
                <w:szCs w:val="22"/>
                <w:lang w:val="es-PE" w:eastAsia="es-PE"/>
              </w:rPr>
              <w:tab/>
            </w:r>
            <w:r w:rsidR="0043613D" w:rsidRPr="00E81883" w:rsidDel="003A7A79">
              <w:rPr>
                <w:rStyle w:val="Hipervnculo"/>
                <w:noProof/>
                <w:lang w:val="es-PE"/>
              </w:rPr>
              <w:delText>Configuración de Mintzberg</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_Toc75469462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28</w:delText>
            </w:r>
            <w:r w:rsidR="0043613D" w:rsidRPr="00E81883" w:rsidDel="003A7A79">
              <w:rPr>
                <w:noProof/>
                <w:webHidden/>
                <w:lang w:val="es-PE"/>
              </w:rPr>
              <w:fldChar w:fldCharType="end"/>
            </w:r>
            <w:r w:rsidDel="003A7A79">
              <w:rPr>
                <w:noProof/>
                <w:lang w:val="es-PE"/>
              </w:rPr>
              <w:fldChar w:fldCharType="end"/>
            </w:r>
          </w:del>
        </w:p>
        <w:p w14:paraId="77F95B22" w14:textId="6361948D" w:rsidR="0043613D" w:rsidRPr="00E81883" w:rsidDel="003A7A79" w:rsidRDefault="001A6EC2">
          <w:pPr>
            <w:pStyle w:val="TDC3"/>
            <w:tabs>
              <w:tab w:val="left" w:pos="1200"/>
              <w:tab w:val="right" w:leader="dot" w:pos="8777"/>
            </w:tabs>
            <w:rPr>
              <w:del w:id="253" w:author="Cindy Mendoza Ibarra" w:date="2021-07-14T22:56:00Z"/>
              <w:rFonts w:asciiTheme="minorHAnsi" w:eastAsiaTheme="minorEastAsia" w:hAnsiTheme="minorHAnsi" w:cstheme="minorBidi"/>
              <w:iCs w:val="0"/>
              <w:noProof/>
              <w:sz w:val="22"/>
              <w:szCs w:val="22"/>
              <w:lang w:val="es-PE" w:eastAsia="es-PE"/>
            </w:rPr>
          </w:pPr>
          <w:del w:id="254" w:author="Cindy Mendoza Ibarra" w:date="2021-07-14T22:56:00Z">
            <w:r w:rsidDel="003A7A79">
              <w:rPr>
                <w:noProof/>
              </w:rPr>
              <w:fldChar w:fldCharType="begin"/>
            </w:r>
            <w:r w:rsidDel="003A7A79">
              <w:rPr>
                <w:noProof/>
              </w:rPr>
              <w:delInstrText xml:space="preserve"> HYPERLINK \l "_Toc75469463" </w:delInstrText>
            </w:r>
            <w:r w:rsidDel="003A7A79">
              <w:rPr>
                <w:noProof/>
              </w:rPr>
              <w:fldChar w:fldCharType="separate"/>
            </w:r>
          </w:del>
          <w:ins w:id="255" w:author="Cindy Mendoza Ibarra" w:date="2021-07-14T22:58:00Z">
            <w:r w:rsidR="003A7A79">
              <w:rPr>
                <w:b/>
                <w:bCs/>
                <w:noProof/>
                <w:lang w:val="es-ES"/>
              </w:rPr>
              <w:t>¡Error! Referencia de hipervínculo no válida.</w:t>
            </w:r>
          </w:ins>
          <w:del w:id="256" w:author="Cindy Mendoza Ibarra" w:date="2021-07-14T22:56:00Z">
            <w:r w:rsidR="0043613D" w:rsidRPr="00E81883" w:rsidDel="003A7A79">
              <w:rPr>
                <w:rStyle w:val="Hipervnculo"/>
                <w:noProof/>
                <w:lang w:val="es-PE"/>
              </w:rPr>
              <w:delText>7.1.2</w:delText>
            </w:r>
            <w:r w:rsidR="0043613D" w:rsidRPr="00E81883" w:rsidDel="003A7A79">
              <w:rPr>
                <w:rFonts w:asciiTheme="minorHAnsi" w:eastAsiaTheme="minorEastAsia" w:hAnsiTheme="minorHAnsi" w:cstheme="minorBidi"/>
                <w:iCs w:val="0"/>
                <w:noProof/>
                <w:sz w:val="22"/>
                <w:szCs w:val="22"/>
                <w:lang w:val="es-PE" w:eastAsia="es-PE"/>
              </w:rPr>
              <w:tab/>
            </w:r>
            <w:r w:rsidR="0043613D" w:rsidRPr="00E81883" w:rsidDel="003A7A79">
              <w:rPr>
                <w:rStyle w:val="Hipervnculo"/>
                <w:noProof/>
                <w:lang w:val="es-PE"/>
              </w:rPr>
              <w:delText>Ciclo de vida</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_Toc75469463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28</w:delText>
            </w:r>
            <w:r w:rsidR="0043613D" w:rsidRPr="00E81883" w:rsidDel="003A7A79">
              <w:rPr>
                <w:noProof/>
                <w:webHidden/>
                <w:lang w:val="es-PE"/>
              </w:rPr>
              <w:fldChar w:fldCharType="end"/>
            </w:r>
            <w:r w:rsidDel="003A7A79">
              <w:rPr>
                <w:noProof/>
                <w:lang w:val="es-PE"/>
              </w:rPr>
              <w:fldChar w:fldCharType="end"/>
            </w:r>
          </w:del>
        </w:p>
        <w:p w14:paraId="342A2BAD" w14:textId="0378AD39" w:rsidR="0043613D" w:rsidRPr="00E81883" w:rsidDel="003A7A79" w:rsidRDefault="001A6EC2">
          <w:pPr>
            <w:pStyle w:val="TDC2"/>
            <w:tabs>
              <w:tab w:val="left" w:pos="960"/>
              <w:tab w:val="right" w:leader="dot" w:pos="8777"/>
            </w:tabs>
            <w:rPr>
              <w:del w:id="257" w:author="Cindy Mendoza Ibarra" w:date="2021-07-14T22:56:00Z"/>
              <w:rFonts w:asciiTheme="minorHAnsi" w:eastAsiaTheme="minorEastAsia" w:hAnsiTheme="minorHAnsi" w:cstheme="minorBidi"/>
              <w:smallCaps w:val="0"/>
              <w:noProof/>
              <w:sz w:val="22"/>
              <w:szCs w:val="22"/>
              <w:lang w:val="es-PE" w:eastAsia="es-PE"/>
            </w:rPr>
          </w:pPr>
          <w:del w:id="258" w:author="Cindy Mendoza Ibarra" w:date="2021-07-14T22:56:00Z">
            <w:r w:rsidDel="003A7A79">
              <w:rPr>
                <w:noProof/>
              </w:rPr>
              <w:fldChar w:fldCharType="begin"/>
            </w:r>
            <w:r w:rsidDel="003A7A79">
              <w:rPr>
                <w:noProof/>
              </w:rPr>
              <w:delInstrText xml:space="preserve"> HYPERLINK \l "_Toc75469464" </w:delInstrText>
            </w:r>
            <w:r w:rsidDel="003A7A79">
              <w:rPr>
                <w:noProof/>
              </w:rPr>
              <w:fldChar w:fldCharType="separate"/>
            </w:r>
          </w:del>
          <w:ins w:id="259" w:author="Cindy Mendoza Ibarra" w:date="2021-07-14T22:58:00Z">
            <w:r w:rsidR="003A7A79">
              <w:rPr>
                <w:b/>
                <w:bCs/>
                <w:noProof/>
                <w:lang w:val="es-ES"/>
              </w:rPr>
              <w:t>¡Error! Referencia de hipervínculo no válida.</w:t>
            </w:r>
          </w:ins>
          <w:del w:id="260" w:author="Cindy Mendoza Ibarra" w:date="2021-07-14T22:56:00Z">
            <w:r w:rsidR="0043613D" w:rsidRPr="00E81883" w:rsidDel="003A7A79">
              <w:rPr>
                <w:rStyle w:val="Hipervnculo"/>
                <w:noProof/>
                <w:lang w:val="es-PE"/>
              </w:rPr>
              <w:delText>7.2</w:delText>
            </w:r>
            <w:r w:rsidR="0043613D" w:rsidRPr="00E81883" w:rsidDel="003A7A79">
              <w:rPr>
                <w:rFonts w:asciiTheme="minorHAnsi" w:eastAsiaTheme="minorEastAsia" w:hAnsiTheme="minorHAnsi" w:cstheme="minorBidi"/>
                <w:smallCaps w:val="0"/>
                <w:noProof/>
                <w:sz w:val="22"/>
                <w:szCs w:val="22"/>
                <w:lang w:val="es-PE" w:eastAsia="es-PE"/>
              </w:rPr>
              <w:tab/>
            </w:r>
            <w:r w:rsidR="0043613D" w:rsidRPr="00E81883" w:rsidDel="003A7A79">
              <w:rPr>
                <w:rStyle w:val="Hipervnculo"/>
                <w:noProof/>
                <w:lang w:val="es-PE"/>
              </w:rPr>
              <w:delText>Problemas de diseño organizacional:</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_Toc75469464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30</w:delText>
            </w:r>
            <w:r w:rsidR="0043613D" w:rsidRPr="00E81883" w:rsidDel="003A7A79">
              <w:rPr>
                <w:noProof/>
                <w:webHidden/>
                <w:lang w:val="es-PE"/>
              </w:rPr>
              <w:fldChar w:fldCharType="end"/>
            </w:r>
            <w:r w:rsidDel="003A7A79">
              <w:rPr>
                <w:noProof/>
                <w:lang w:val="es-PE"/>
              </w:rPr>
              <w:fldChar w:fldCharType="end"/>
            </w:r>
          </w:del>
        </w:p>
        <w:p w14:paraId="50DA5D4B" w14:textId="7FB71DE1" w:rsidR="0043613D" w:rsidRPr="00E81883" w:rsidDel="003A7A79" w:rsidRDefault="001A6EC2">
          <w:pPr>
            <w:pStyle w:val="TDC3"/>
            <w:tabs>
              <w:tab w:val="left" w:pos="1200"/>
              <w:tab w:val="right" w:leader="dot" w:pos="8777"/>
            </w:tabs>
            <w:rPr>
              <w:del w:id="261" w:author="Cindy Mendoza Ibarra" w:date="2021-07-14T22:56:00Z"/>
              <w:rFonts w:asciiTheme="minorHAnsi" w:eastAsiaTheme="minorEastAsia" w:hAnsiTheme="minorHAnsi" w:cstheme="minorBidi"/>
              <w:iCs w:val="0"/>
              <w:noProof/>
              <w:sz w:val="22"/>
              <w:szCs w:val="22"/>
              <w:lang w:val="es-PE" w:eastAsia="es-PE"/>
            </w:rPr>
          </w:pPr>
          <w:del w:id="262" w:author="Cindy Mendoza Ibarra" w:date="2021-07-14T22:56:00Z">
            <w:r w:rsidDel="003A7A79">
              <w:rPr>
                <w:noProof/>
              </w:rPr>
              <w:fldChar w:fldCharType="begin"/>
            </w:r>
            <w:r w:rsidDel="003A7A79">
              <w:rPr>
                <w:noProof/>
              </w:rPr>
              <w:delInstrText xml:space="preserve"> HYPERLINK \l "_Toc75469465" </w:delInstrText>
            </w:r>
            <w:r w:rsidDel="003A7A79">
              <w:rPr>
                <w:noProof/>
              </w:rPr>
              <w:fldChar w:fldCharType="separate"/>
            </w:r>
          </w:del>
          <w:ins w:id="263" w:author="Cindy Mendoza Ibarra" w:date="2021-07-14T22:58:00Z">
            <w:r w:rsidR="003A7A79">
              <w:rPr>
                <w:b/>
                <w:bCs/>
                <w:noProof/>
                <w:lang w:val="es-ES"/>
              </w:rPr>
              <w:t>¡Error! Referencia de hipervínculo no válida.</w:t>
            </w:r>
          </w:ins>
          <w:del w:id="264" w:author="Cindy Mendoza Ibarra" w:date="2021-07-14T22:56:00Z">
            <w:r w:rsidR="0043613D" w:rsidRPr="00E81883" w:rsidDel="003A7A79">
              <w:rPr>
                <w:rStyle w:val="Hipervnculo"/>
                <w:noProof/>
                <w:lang w:val="es-PE"/>
              </w:rPr>
              <w:delText>7.2.1</w:delText>
            </w:r>
            <w:r w:rsidR="0043613D" w:rsidRPr="00E81883" w:rsidDel="003A7A79">
              <w:rPr>
                <w:rFonts w:asciiTheme="minorHAnsi" w:eastAsiaTheme="minorEastAsia" w:hAnsiTheme="minorHAnsi" w:cstheme="minorBidi"/>
                <w:iCs w:val="0"/>
                <w:noProof/>
                <w:sz w:val="22"/>
                <w:szCs w:val="22"/>
                <w:lang w:val="es-PE" w:eastAsia="es-PE"/>
              </w:rPr>
              <w:tab/>
            </w:r>
            <w:r w:rsidR="0043613D" w:rsidRPr="00E81883" w:rsidDel="003A7A79">
              <w:rPr>
                <w:rStyle w:val="Hipervnculo"/>
                <w:noProof/>
                <w:lang w:val="es-PE"/>
              </w:rPr>
              <w:delText>Descripción de la problemática.</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_Toc75469465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30</w:delText>
            </w:r>
            <w:r w:rsidR="0043613D" w:rsidRPr="00E81883" w:rsidDel="003A7A79">
              <w:rPr>
                <w:noProof/>
                <w:webHidden/>
                <w:lang w:val="es-PE"/>
              </w:rPr>
              <w:fldChar w:fldCharType="end"/>
            </w:r>
            <w:r w:rsidDel="003A7A79">
              <w:rPr>
                <w:noProof/>
                <w:lang w:val="es-PE"/>
              </w:rPr>
              <w:fldChar w:fldCharType="end"/>
            </w:r>
          </w:del>
        </w:p>
        <w:p w14:paraId="6439F118" w14:textId="01A81027" w:rsidR="0043613D" w:rsidRPr="00E81883" w:rsidDel="003A7A79" w:rsidRDefault="001A6EC2">
          <w:pPr>
            <w:pStyle w:val="TDC3"/>
            <w:tabs>
              <w:tab w:val="left" w:pos="1200"/>
              <w:tab w:val="right" w:leader="dot" w:pos="8777"/>
            </w:tabs>
            <w:rPr>
              <w:del w:id="265" w:author="Cindy Mendoza Ibarra" w:date="2021-07-14T22:56:00Z"/>
              <w:rFonts w:asciiTheme="minorHAnsi" w:eastAsiaTheme="minorEastAsia" w:hAnsiTheme="minorHAnsi" w:cstheme="minorBidi"/>
              <w:iCs w:val="0"/>
              <w:noProof/>
              <w:sz w:val="22"/>
              <w:szCs w:val="22"/>
              <w:lang w:val="es-PE" w:eastAsia="es-PE"/>
            </w:rPr>
          </w:pPr>
          <w:del w:id="266" w:author="Cindy Mendoza Ibarra" w:date="2021-07-14T22:56:00Z">
            <w:r w:rsidDel="003A7A79">
              <w:rPr>
                <w:noProof/>
              </w:rPr>
              <w:fldChar w:fldCharType="begin"/>
            </w:r>
            <w:r w:rsidDel="003A7A79">
              <w:rPr>
                <w:noProof/>
              </w:rPr>
              <w:delInstrText xml:space="preserve"> HYPERLINK \l "_Toc75469466" </w:delInstrText>
            </w:r>
            <w:r w:rsidDel="003A7A79">
              <w:rPr>
                <w:noProof/>
              </w:rPr>
              <w:fldChar w:fldCharType="separate"/>
            </w:r>
          </w:del>
          <w:ins w:id="267" w:author="Cindy Mendoza Ibarra" w:date="2021-07-14T22:58:00Z">
            <w:r w:rsidR="003A7A79">
              <w:rPr>
                <w:b/>
                <w:bCs/>
                <w:noProof/>
                <w:lang w:val="es-ES"/>
              </w:rPr>
              <w:t>¡Error! Referencia de hipervínculo no válida.</w:t>
            </w:r>
          </w:ins>
          <w:del w:id="268" w:author="Cindy Mendoza Ibarra" w:date="2021-07-14T22:56:00Z">
            <w:r w:rsidR="0043613D" w:rsidRPr="00E81883" w:rsidDel="003A7A79">
              <w:rPr>
                <w:rStyle w:val="Hipervnculo"/>
                <w:noProof/>
                <w:lang w:val="es-PE"/>
              </w:rPr>
              <w:delText>7.2.2</w:delText>
            </w:r>
            <w:r w:rsidR="0043613D" w:rsidRPr="00E81883" w:rsidDel="003A7A79">
              <w:rPr>
                <w:rFonts w:asciiTheme="minorHAnsi" w:eastAsiaTheme="minorEastAsia" w:hAnsiTheme="minorHAnsi" w:cstheme="minorBidi"/>
                <w:iCs w:val="0"/>
                <w:noProof/>
                <w:sz w:val="22"/>
                <w:szCs w:val="22"/>
                <w:lang w:val="es-PE" w:eastAsia="es-PE"/>
              </w:rPr>
              <w:tab/>
            </w:r>
            <w:r w:rsidR="0043613D" w:rsidRPr="00E81883" w:rsidDel="003A7A79">
              <w:rPr>
                <w:rStyle w:val="Hipervnculo"/>
                <w:noProof/>
                <w:lang w:val="es-PE"/>
              </w:rPr>
              <w:delText>Identificación de causas.</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_Toc75469466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30</w:delText>
            </w:r>
            <w:r w:rsidR="0043613D" w:rsidRPr="00E81883" w:rsidDel="003A7A79">
              <w:rPr>
                <w:noProof/>
                <w:webHidden/>
                <w:lang w:val="es-PE"/>
              </w:rPr>
              <w:fldChar w:fldCharType="end"/>
            </w:r>
            <w:r w:rsidDel="003A7A79">
              <w:rPr>
                <w:noProof/>
                <w:lang w:val="es-PE"/>
              </w:rPr>
              <w:fldChar w:fldCharType="end"/>
            </w:r>
          </w:del>
        </w:p>
        <w:p w14:paraId="1DE3004F" w14:textId="7F269EB1" w:rsidR="0043613D" w:rsidRPr="00E81883" w:rsidDel="003A7A79" w:rsidRDefault="001A6EC2">
          <w:pPr>
            <w:pStyle w:val="TDC1"/>
            <w:tabs>
              <w:tab w:val="left" w:pos="480"/>
              <w:tab w:val="right" w:leader="dot" w:pos="8777"/>
            </w:tabs>
            <w:rPr>
              <w:del w:id="269" w:author="Cindy Mendoza Ibarra" w:date="2021-07-14T22:56:00Z"/>
              <w:rFonts w:asciiTheme="minorHAnsi" w:eastAsiaTheme="minorEastAsia" w:hAnsiTheme="minorHAnsi" w:cstheme="minorBidi"/>
              <w:b w:val="0"/>
              <w:bCs w:val="0"/>
              <w:caps w:val="0"/>
              <w:noProof/>
              <w:sz w:val="22"/>
              <w:szCs w:val="22"/>
              <w:lang w:val="es-PE" w:eastAsia="es-PE"/>
            </w:rPr>
          </w:pPr>
          <w:del w:id="270" w:author="Cindy Mendoza Ibarra" w:date="2021-07-14T22:56:00Z">
            <w:r w:rsidDel="003A7A79">
              <w:rPr>
                <w:noProof/>
              </w:rPr>
              <w:fldChar w:fldCharType="begin"/>
            </w:r>
            <w:r w:rsidDel="003A7A79">
              <w:rPr>
                <w:noProof/>
              </w:rPr>
              <w:delInstrText xml:space="preserve"> HYPERLINK \l "_Toc75469467" </w:delInstrText>
            </w:r>
            <w:r w:rsidDel="003A7A79">
              <w:rPr>
                <w:noProof/>
              </w:rPr>
              <w:fldChar w:fldCharType="separate"/>
            </w:r>
          </w:del>
          <w:ins w:id="271" w:author="Cindy Mendoza Ibarra" w:date="2021-07-14T22:58:00Z">
            <w:r w:rsidR="003A7A79">
              <w:rPr>
                <w:b w:val="0"/>
                <w:bCs w:val="0"/>
                <w:noProof/>
                <w:lang w:val="es-ES"/>
              </w:rPr>
              <w:t>¡Error! Referencia de hipervínculo no válida.</w:t>
            </w:r>
          </w:ins>
          <w:del w:id="272" w:author="Cindy Mendoza Ibarra" w:date="2021-07-14T22:56:00Z">
            <w:r w:rsidR="0043613D" w:rsidRPr="00E81883" w:rsidDel="003A7A79">
              <w:rPr>
                <w:rStyle w:val="Hipervnculo"/>
                <w:noProof/>
                <w:lang w:val="es-PE"/>
              </w:rPr>
              <w:delText>8</w:delText>
            </w:r>
            <w:r w:rsidR="0043613D" w:rsidRPr="00E81883" w:rsidDel="003A7A79">
              <w:rPr>
                <w:rFonts w:asciiTheme="minorHAnsi" w:eastAsiaTheme="minorEastAsia" w:hAnsiTheme="minorHAnsi" w:cstheme="minorBidi"/>
                <w:b w:val="0"/>
                <w:bCs w:val="0"/>
                <w:caps w:val="0"/>
                <w:noProof/>
                <w:sz w:val="22"/>
                <w:szCs w:val="22"/>
                <w:lang w:val="es-PE" w:eastAsia="es-PE"/>
              </w:rPr>
              <w:tab/>
            </w:r>
            <w:r w:rsidR="0043613D" w:rsidRPr="00E81883" w:rsidDel="003A7A79">
              <w:rPr>
                <w:rStyle w:val="Hipervnculo"/>
                <w:noProof/>
                <w:lang w:val="es-PE"/>
              </w:rPr>
              <w:delText>Dirección:</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_Toc75469467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30</w:delText>
            </w:r>
            <w:r w:rsidR="0043613D" w:rsidRPr="00E81883" w:rsidDel="003A7A79">
              <w:rPr>
                <w:noProof/>
                <w:webHidden/>
                <w:lang w:val="es-PE"/>
              </w:rPr>
              <w:fldChar w:fldCharType="end"/>
            </w:r>
            <w:r w:rsidDel="003A7A79">
              <w:rPr>
                <w:noProof/>
                <w:lang w:val="es-PE"/>
              </w:rPr>
              <w:fldChar w:fldCharType="end"/>
            </w:r>
          </w:del>
        </w:p>
        <w:p w14:paraId="288FA154" w14:textId="11D4C171" w:rsidR="0043613D" w:rsidRPr="00E81883" w:rsidDel="003A7A79" w:rsidRDefault="001A6EC2">
          <w:pPr>
            <w:pStyle w:val="TDC2"/>
            <w:tabs>
              <w:tab w:val="left" w:pos="960"/>
              <w:tab w:val="right" w:leader="dot" w:pos="8777"/>
            </w:tabs>
            <w:rPr>
              <w:del w:id="273" w:author="Cindy Mendoza Ibarra" w:date="2021-07-14T22:56:00Z"/>
              <w:rFonts w:asciiTheme="minorHAnsi" w:eastAsiaTheme="minorEastAsia" w:hAnsiTheme="minorHAnsi" w:cstheme="minorBidi"/>
              <w:smallCaps w:val="0"/>
              <w:noProof/>
              <w:sz w:val="22"/>
              <w:szCs w:val="22"/>
              <w:lang w:val="es-PE" w:eastAsia="es-PE"/>
            </w:rPr>
          </w:pPr>
          <w:del w:id="274" w:author="Cindy Mendoza Ibarra" w:date="2021-07-14T22:56:00Z">
            <w:r w:rsidDel="003A7A79">
              <w:rPr>
                <w:noProof/>
              </w:rPr>
              <w:fldChar w:fldCharType="begin"/>
            </w:r>
            <w:r w:rsidDel="003A7A79">
              <w:rPr>
                <w:noProof/>
              </w:rPr>
              <w:delInstrText xml:space="preserve"> HYPERLINK \l "_Toc75469468" </w:delInstrText>
            </w:r>
            <w:r w:rsidDel="003A7A79">
              <w:rPr>
                <w:noProof/>
              </w:rPr>
              <w:fldChar w:fldCharType="separate"/>
            </w:r>
          </w:del>
          <w:ins w:id="275" w:author="Cindy Mendoza Ibarra" w:date="2021-07-14T22:58:00Z">
            <w:r w:rsidR="003A7A79">
              <w:rPr>
                <w:b/>
                <w:bCs/>
                <w:noProof/>
                <w:lang w:val="es-ES"/>
              </w:rPr>
              <w:t>¡Error! Referencia de hipervínculo no válida.</w:t>
            </w:r>
          </w:ins>
          <w:del w:id="276" w:author="Cindy Mendoza Ibarra" w:date="2021-07-14T22:56:00Z">
            <w:r w:rsidR="0043613D" w:rsidRPr="00E81883" w:rsidDel="003A7A79">
              <w:rPr>
                <w:rStyle w:val="Hipervnculo"/>
                <w:noProof/>
                <w:lang w:val="es-PE"/>
              </w:rPr>
              <w:delText>8.1</w:delText>
            </w:r>
            <w:r w:rsidR="0043613D" w:rsidRPr="00E81883" w:rsidDel="003A7A79">
              <w:rPr>
                <w:rFonts w:asciiTheme="minorHAnsi" w:eastAsiaTheme="minorEastAsia" w:hAnsiTheme="minorHAnsi" w:cstheme="minorBidi"/>
                <w:smallCaps w:val="0"/>
                <w:noProof/>
                <w:sz w:val="22"/>
                <w:szCs w:val="22"/>
                <w:lang w:val="es-PE" w:eastAsia="es-PE"/>
              </w:rPr>
              <w:tab/>
            </w:r>
            <w:r w:rsidR="0043613D" w:rsidRPr="00E81883" w:rsidDel="003A7A79">
              <w:rPr>
                <w:rStyle w:val="Hipervnculo"/>
                <w:noProof/>
                <w:lang w:val="es-PE"/>
              </w:rPr>
              <w:delText>Grupo y/o equipo productivo: Cohesión, liderazgo, motivación.</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_Toc75469468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30</w:delText>
            </w:r>
            <w:r w:rsidR="0043613D" w:rsidRPr="00E81883" w:rsidDel="003A7A79">
              <w:rPr>
                <w:noProof/>
                <w:webHidden/>
                <w:lang w:val="es-PE"/>
              </w:rPr>
              <w:fldChar w:fldCharType="end"/>
            </w:r>
            <w:r w:rsidDel="003A7A79">
              <w:rPr>
                <w:noProof/>
                <w:lang w:val="es-PE"/>
              </w:rPr>
              <w:fldChar w:fldCharType="end"/>
            </w:r>
          </w:del>
        </w:p>
        <w:p w14:paraId="292CEA0F" w14:textId="6B9659EE" w:rsidR="0043613D" w:rsidRPr="00E81883" w:rsidDel="003A7A79" w:rsidRDefault="001A6EC2">
          <w:pPr>
            <w:pStyle w:val="TDC2"/>
            <w:tabs>
              <w:tab w:val="left" w:pos="960"/>
              <w:tab w:val="right" w:leader="dot" w:pos="8777"/>
            </w:tabs>
            <w:rPr>
              <w:del w:id="277" w:author="Cindy Mendoza Ibarra" w:date="2021-07-14T22:56:00Z"/>
              <w:rFonts w:asciiTheme="minorHAnsi" w:eastAsiaTheme="minorEastAsia" w:hAnsiTheme="minorHAnsi" w:cstheme="minorBidi"/>
              <w:smallCaps w:val="0"/>
              <w:noProof/>
              <w:sz w:val="22"/>
              <w:szCs w:val="22"/>
              <w:lang w:val="es-PE" w:eastAsia="es-PE"/>
            </w:rPr>
          </w:pPr>
          <w:del w:id="278" w:author="Cindy Mendoza Ibarra" w:date="2021-07-14T22:56:00Z">
            <w:r w:rsidDel="003A7A79">
              <w:rPr>
                <w:noProof/>
              </w:rPr>
              <w:fldChar w:fldCharType="begin"/>
            </w:r>
            <w:r w:rsidDel="003A7A79">
              <w:rPr>
                <w:noProof/>
              </w:rPr>
              <w:delInstrText xml:space="preserve"> HYPERLINK \l "_Toc75469469" </w:delInstrText>
            </w:r>
            <w:r w:rsidDel="003A7A79">
              <w:rPr>
                <w:noProof/>
              </w:rPr>
              <w:fldChar w:fldCharType="separate"/>
            </w:r>
          </w:del>
          <w:ins w:id="279" w:author="Cindy Mendoza Ibarra" w:date="2021-07-14T22:58:00Z">
            <w:r w:rsidR="003A7A79">
              <w:rPr>
                <w:b/>
                <w:bCs/>
                <w:noProof/>
                <w:lang w:val="es-ES"/>
              </w:rPr>
              <w:t>¡Error! Referencia de hipervínculo no válida.</w:t>
            </w:r>
          </w:ins>
          <w:del w:id="280" w:author="Cindy Mendoza Ibarra" w:date="2021-07-14T22:56:00Z">
            <w:r w:rsidR="0043613D" w:rsidRPr="00E81883" w:rsidDel="003A7A79">
              <w:rPr>
                <w:rStyle w:val="Hipervnculo"/>
                <w:noProof/>
                <w:lang w:val="es-PE"/>
              </w:rPr>
              <w:delText>8.2</w:delText>
            </w:r>
            <w:r w:rsidR="0043613D" w:rsidRPr="00E81883" w:rsidDel="003A7A79">
              <w:rPr>
                <w:rFonts w:asciiTheme="minorHAnsi" w:eastAsiaTheme="minorEastAsia" w:hAnsiTheme="minorHAnsi" w:cstheme="minorBidi"/>
                <w:smallCaps w:val="0"/>
                <w:noProof/>
                <w:sz w:val="22"/>
                <w:szCs w:val="22"/>
                <w:lang w:val="es-PE" w:eastAsia="es-PE"/>
              </w:rPr>
              <w:tab/>
            </w:r>
            <w:r w:rsidR="0043613D" w:rsidRPr="00E81883" w:rsidDel="003A7A79">
              <w:rPr>
                <w:rStyle w:val="Hipervnculo"/>
                <w:noProof/>
                <w:lang w:val="es-PE"/>
              </w:rPr>
              <w:delText>Problemas en Dirección:</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_Toc75469469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30</w:delText>
            </w:r>
            <w:r w:rsidR="0043613D" w:rsidRPr="00E81883" w:rsidDel="003A7A79">
              <w:rPr>
                <w:noProof/>
                <w:webHidden/>
                <w:lang w:val="es-PE"/>
              </w:rPr>
              <w:fldChar w:fldCharType="end"/>
            </w:r>
            <w:r w:rsidDel="003A7A79">
              <w:rPr>
                <w:noProof/>
                <w:lang w:val="es-PE"/>
              </w:rPr>
              <w:fldChar w:fldCharType="end"/>
            </w:r>
          </w:del>
        </w:p>
        <w:p w14:paraId="3B1C136C" w14:textId="11CBB15F" w:rsidR="0043613D" w:rsidRPr="00E81883" w:rsidDel="003A7A79" w:rsidRDefault="001A6EC2">
          <w:pPr>
            <w:pStyle w:val="TDC3"/>
            <w:tabs>
              <w:tab w:val="left" w:pos="1200"/>
              <w:tab w:val="right" w:leader="dot" w:pos="8777"/>
            </w:tabs>
            <w:rPr>
              <w:del w:id="281" w:author="Cindy Mendoza Ibarra" w:date="2021-07-14T22:56:00Z"/>
              <w:rFonts w:asciiTheme="minorHAnsi" w:eastAsiaTheme="minorEastAsia" w:hAnsiTheme="minorHAnsi" w:cstheme="minorBidi"/>
              <w:iCs w:val="0"/>
              <w:noProof/>
              <w:sz w:val="22"/>
              <w:szCs w:val="22"/>
              <w:lang w:val="es-PE" w:eastAsia="es-PE"/>
            </w:rPr>
          </w:pPr>
          <w:del w:id="282" w:author="Cindy Mendoza Ibarra" w:date="2021-07-14T22:56:00Z">
            <w:r w:rsidDel="003A7A79">
              <w:rPr>
                <w:noProof/>
              </w:rPr>
              <w:fldChar w:fldCharType="begin"/>
            </w:r>
            <w:r w:rsidDel="003A7A79">
              <w:rPr>
                <w:noProof/>
              </w:rPr>
              <w:delInstrText xml:space="preserve"> HYPERLINK \l "_Toc75469470" </w:delInstrText>
            </w:r>
            <w:r w:rsidDel="003A7A79">
              <w:rPr>
                <w:noProof/>
              </w:rPr>
              <w:fldChar w:fldCharType="separate"/>
            </w:r>
          </w:del>
          <w:ins w:id="283" w:author="Cindy Mendoza Ibarra" w:date="2021-07-14T22:58:00Z">
            <w:r w:rsidR="003A7A79">
              <w:rPr>
                <w:b/>
                <w:bCs/>
                <w:noProof/>
                <w:lang w:val="es-ES"/>
              </w:rPr>
              <w:t>¡Error! Referencia de hipervínculo no válida.</w:t>
            </w:r>
          </w:ins>
          <w:del w:id="284" w:author="Cindy Mendoza Ibarra" w:date="2021-07-14T22:56:00Z">
            <w:r w:rsidR="0043613D" w:rsidRPr="00E81883" w:rsidDel="003A7A79">
              <w:rPr>
                <w:rStyle w:val="Hipervnculo"/>
                <w:noProof/>
                <w:lang w:val="es-PE"/>
              </w:rPr>
              <w:delText>8.2.1</w:delText>
            </w:r>
            <w:r w:rsidR="0043613D" w:rsidRPr="00E81883" w:rsidDel="003A7A79">
              <w:rPr>
                <w:rFonts w:asciiTheme="minorHAnsi" w:eastAsiaTheme="minorEastAsia" w:hAnsiTheme="minorHAnsi" w:cstheme="minorBidi"/>
                <w:iCs w:val="0"/>
                <w:noProof/>
                <w:sz w:val="22"/>
                <w:szCs w:val="22"/>
                <w:lang w:val="es-PE" w:eastAsia="es-PE"/>
              </w:rPr>
              <w:tab/>
            </w:r>
            <w:r w:rsidR="0043613D" w:rsidRPr="00E81883" w:rsidDel="003A7A79">
              <w:rPr>
                <w:rStyle w:val="Hipervnculo"/>
                <w:noProof/>
                <w:lang w:val="es-PE"/>
              </w:rPr>
              <w:delText>Descripción de la problemática.</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_Toc75469470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30</w:delText>
            </w:r>
            <w:r w:rsidR="0043613D" w:rsidRPr="00E81883" w:rsidDel="003A7A79">
              <w:rPr>
                <w:noProof/>
                <w:webHidden/>
                <w:lang w:val="es-PE"/>
              </w:rPr>
              <w:fldChar w:fldCharType="end"/>
            </w:r>
            <w:r w:rsidDel="003A7A79">
              <w:rPr>
                <w:noProof/>
                <w:lang w:val="es-PE"/>
              </w:rPr>
              <w:fldChar w:fldCharType="end"/>
            </w:r>
          </w:del>
        </w:p>
        <w:p w14:paraId="3F21E522" w14:textId="5E7DAE29" w:rsidR="0043613D" w:rsidRPr="00E81883" w:rsidDel="003A7A79" w:rsidRDefault="001A6EC2">
          <w:pPr>
            <w:pStyle w:val="TDC3"/>
            <w:tabs>
              <w:tab w:val="left" w:pos="1200"/>
              <w:tab w:val="right" w:leader="dot" w:pos="8777"/>
            </w:tabs>
            <w:rPr>
              <w:del w:id="285" w:author="Cindy Mendoza Ibarra" w:date="2021-07-14T22:56:00Z"/>
              <w:rFonts w:asciiTheme="minorHAnsi" w:eastAsiaTheme="minorEastAsia" w:hAnsiTheme="minorHAnsi" w:cstheme="minorBidi"/>
              <w:iCs w:val="0"/>
              <w:noProof/>
              <w:sz w:val="22"/>
              <w:szCs w:val="22"/>
              <w:lang w:val="es-PE" w:eastAsia="es-PE"/>
            </w:rPr>
          </w:pPr>
          <w:del w:id="286" w:author="Cindy Mendoza Ibarra" w:date="2021-07-14T22:56:00Z">
            <w:r w:rsidDel="003A7A79">
              <w:rPr>
                <w:noProof/>
              </w:rPr>
              <w:fldChar w:fldCharType="begin"/>
            </w:r>
            <w:r w:rsidDel="003A7A79">
              <w:rPr>
                <w:noProof/>
              </w:rPr>
              <w:delInstrText xml:space="preserve"> HYPERLINK \l "_Toc75469471" </w:delInstrText>
            </w:r>
            <w:r w:rsidDel="003A7A79">
              <w:rPr>
                <w:noProof/>
              </w:rPr>
              <w:fldChar w:fldCharType="separate"/>
            </w:r>
          </w:del>
          <w:ins w:id="287" w:author="Cindy Mendoza Ibarra" w:date="2021-07-14T22:58:00Z">
            <w:r w:rsidR="003A7A79">
              <w:rPr>
                <w:b/>
                <w:bCs/>
                <w:noProof/>
                <w:lang w:val="es-ES"/>
              </w:rPr>
              <w:t>¡Error! Referencia de hipervínculo no válida.</w:t>
            </w:r>
          </w:ins>
          <w:del w:id="288" w:author="Cindy Mendoza Ibarra" w:date="2021-07-14T22:56:00Z">
            <w:r w:rsidR="0043613D" w:rsidRPr="00E81883" w:rsidDel="003A7A79">
              <w:rPr>
                <w:rStyle w:val="Hipervnculo"/>
                <w:noProof/>
                <w:lang w:val="es-PE"/>
              </w:rPr>
              <w:delText>8.2.2</w:delText>
            </w:r>
            <w:r w:rsidR="0043613D" w:rsidRPr="00E81883" w:rsidDel="003A7A79">
              <w:rPr>
                <w:rFonts w:asciiTheme="minorHAnsi" w:eastAsiaTheme="minorEastAsia" w:hAnsiTheme="minorHAnsi" w:cstheme="minorBidi"/>
                <w:iCs w:val="0"/>
                <w:noProof/>
                <w:sz w:val="22"/>
                <w:szCs w:val="22"/>
                <w:lang w:val="es-PE" w:eastAsia="es-PE"/>
              </w:rPr>
              <w:tab/>
            </w:r>
            <w:r w:rsidR="0043613D" w:rsidRPr="00E81883" w:rsidDel="003A7A79">
              <w:rPr>
                <w:rStyle w:val="Hipervnculo"/>
                <w:noProof/>
                <w:lang w:val="es-PE"/>
              </w:rPr>
              <w:delText>Identificación de causas.</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_Toc75469471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30</w:delText>
            </w:r>
            <w:r w:rsidR="0043613D" w:rsidRPr="00E81883" w:rsidDel="003A7A79">
              <w:rPr>
                <w:noProof/>
                <w:webHidden/>
                <w:lang w:val="es-PE"/>
              </w:rPr>
              <w:fldChar w:fldCharType="end"/>
            </w:r>
            <w:r w:rsidDel="003A7A79">
              <w:rPr>
                <w:noProof/>
                <w:lang w:val="es-PE"/>
              </w:rPr>
              <w:fldChar w:fldCharType="end"/>
            </w:r>
          </w:del>
        </w:p>
        <w:p w14:paraId="12602D75" w14:textId="0F87DABB" w:rsidR="0043613D" w:rsidRPr="00E81883" w:rsidDel="003A7A79" w:rsidRDefault="001A6EC2">
          <w:pPr>
            <w:pStyle w:val="TDC1"/>
            <w:tabs>
              <w:tab w:val="left" w:pos="480"/>
              <w:tab w:val="right" w:leader="dot" w:pos="8777"/>
            </w:tabs>
            <w:rPr>
              <w:del w:id="289" w:author="Cindy Mendoza Ibarra" w:date="2021-07-14T22:56:00Z"/>
              <w:rFonts w:asciiTheme="minorHAnsi" w:eastAsiaTheme="minorEastAsia" w:hAnsiTheme="minorHAnsi" w:cstheme="minorBidi"/>
              <w:b w:val="0"/>
              <w:bCs w:val="0"/>
              <w:caps w:val="0"/>
              <w:noProof/>
              <w:sz w:val="22"/>
              <w:szCs w:val="22"/>
              <w:lang w:val="es-PE" w:eastAsia="es-PE"/>
            </w:rPr>
          </w:pPr>
          <w:del w:id="290" w:author="Cindy Mendoza Ibarra" w:date="2021-07-14T22:56:00Z">
            <w:r w:rsidDel="003A7A79">
              <w:rPr>
                <w:noProof/>
              </w:rPr>
              <w:fldChar w:fldCharType="begin"/>
            </w:r>
            <w:r w:rsidDel="003A7A79">
              <w:rPr>
                <w:noProof/>
              </w:rPr>
              <w:delInstrText xml:space="preserve"> HYPERLINK \l "_Toc75469472" </w:delInstrText>
            </w:r>
            <w:r w:rsidDel="003A7A79">
              <w:rPr>
                <w:noProof/>
              </w:rPr>
              <w:fldChar w:fldCharType="separate"/>
            </w:r>
          </w:del>
          <w:ins w:id="291" w:author="Cindy Mendoza Ibarra" w:date="2021-07-14T22:58:00Z">
            <w:r w:rsidR="003A7A79">
              <w:rPr>
                <w:b w:val="0"/>
                <w:bCs w:val="0"/>
                <w:noProof/>
                <w:lang w:val="es-ES"/>
              </w:rPr>
              <w:t>¡Error! Referencia de hipervínculo no válida.</w:t>
            </w:r>
          </w:ins>
          <w:del w:id="292" w:author="Cindy Mendoza Ibarra" w:date="2021-07-14T22:56:00Z">
            <w:r w:rsidR="0043613D" w:rsidRPr="00E81883" w:rsidDel="003A7A79">
              <w:rPr>
                <w:rStyle w:val="Hipervnculo"/>
                <w:noProof/>
                <w:lang w:val="es-PE"/>
              </w:rPr>
              <w:delText>9</w:delText>
            </w:r>
            <w:r w:rsidR="0043613D" w:rsidRPr="00E81883" w:rsidDel="003A7A79">
              <w:rPr>
                <w:rFonts w:asciiTheme="minorHAnsi" w:eastAsiaTheme="minorEastAsia" w:hAnsiTheme="minorHAnsi" w:cstheme="minorBidi"/>
                <w:b w:val="0"/>
                <w:bCs w:val="0"/>
                <w:caps w:val="0"/>
                <w:noProof/>
                <w:sz w:val="22"/>
                <w:szCs w:val="22"/>
                <w:lang w:val="es-PE" w:eastAsia="es-PE"/>
              </w:rPr>
              <w:tab/>
            </w:r>
            <w:r w:rsidR="0043613D" w:rsidRPr="00E81883" w:rsidDel="003A7A79">
              <w:rPr>
                <w:rStyle w:val="Hipervnculo"/>
                <w:noProof/>
                <w:lang w:val="es-PE"/>
              </w:rPr>
              <w:delText>Propuesta de Solución:</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_Toc75469472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30</w:delText>
            </w:r>
            <w:r w:rsidR="0043613D" w:rsidRPr="00E81883" w:rsidDel="003A7A79">
              <w:rPr>
                <w:noProof/>
                <w:webHidden/>
                <w:lang w:val="es-PE"/>
              </w:rPr>
              <w:fldChar w:fldCharType="end"/>
            </w:r>
            <w:r w:rsidDel="003A7A79">
              <w:rPr>
                <w:noProof/>
                <w:lang w:val="es-PE"/>
              </w:rPr>
              <w:fldChar w:fldCharType="end"/>
            </w:r>
          </w:del>
        </w:p>
        <w:p w14:paraId="0EBCAEC2" w14:textId="27D1AEA1" w:rsidR="0043613D" w:rsidRPr="00E81883" w:rsidDel="003A7A79" w:rsidRDefault="001A6EC2">
          <w:pPr>
            <w:pStyle w:val="TDC2"/>
            <w:tabs>
              <w:tab w:val="left" w:pos="960"/>
              <w:tab w:val="right" w:leader="dot" w:pos="8777"/>
            </w:tabs>
            <w:rPr>
              <w:del w:id="293" w:author="Cindy Mendoza Ibarra" w:date="2021-07-14T22:56:00Z"/>
              <w:rFonts w:asciiTheme="minorHAnsi" w:eastAsiaTheme="minorEastAsia" w:hAnsiTheme="minorHAnsi" w:cstheme="minorBidi"/>
              <w:smallCaps w:val="0"/>
              <w:noProof/>
              <w:sz w:val="22"/>
              <w:szCs w:val="22"/>
              <w:lang w:val="es-PE" w:eastAsia="es-PE"/>
            </w:rPr>
          </w:pPr>
          <w:del w:id="294" w:author="Cindy Mendoza Ibarra" w:date="2021-07-14T22:56:00Z">
            <w:r w:rsidDel="003A7A79">
              <w:rPr>
                <w:noProof/>
              </w:rPr>
              <w:fldChar w:fldCharType="begin"/>
            </w:r>
            <w:r w:rsidDel="003A7A79">
              <w:rPr>
                <w:noProof/>
              </w:rPr>
              <w:delInstrText xml:space="preserve"> HYPERLINK \l "_Toc75469473" </w:delInstrText>
            </w:r>
            <w:r w:rsidDel="003A7A79">
              <w:rPr>
                <w:noProof/>
              </w:rPr>
              <w:fldChar w:fldCharType="separate"/>
            </w:r>
          </w:del>
          <w:ins w:id="295" w:author="Cindy Mendoza Ibarra" w:date="2021-07-14T22:58:00Z">
            <w:r w:rsidR="003A7A79">
              <w:rPr>
                <w:b/>
                <w:bCs/>
                <w:noProof/>
                <w:lang w:val="es-ES"/>
              </w:rPr>
              <w:t>¡Error! Referencia de hipervínculo no válida.</w:t>
            </w:r>
          </w:ins>
          <w:del w:id="296" w:author="Cindy Mendoza Ibarra" w:date="2021-07-14T22:56:00Z">
            <w:r w:rsidR="0043613D" w:rsidRPr="00E81883" w:rsidDel="003A7A79">
              <w:rPr>
                <w:rStyle w:val="Hipervnculo"/>
                <w:noProof/>
                <w:lang w:val="es-PE"/>
              </w:rPr>
              <w:delText>9.1</w:delText>
            </w:r>
            <w:r w:rsidR="0043613D" w:rsidRPr="00E81883" w:rsidDel="003A7A79">
              <w:rPr>
                <w:rFonts w:asciiTheme="minorHAnsi" w:eastAsiaTheme="minorEastAsia" w:hAnsiTheme="minorHAnsi" w:cstheme="minorBidi"/>
                <w:smallCaps w:val="0"/>
                <w:noProof/>
                <w:sz w:val="22"/>
                <w:szCs w:val="22"/>
                <w:lang w:val="es-PE" w:eastAsia="es-PE"/>
              </w:rPr>
              <w:tab/>
            </w:r>
            <w:r w:rsidR="0043613D" w:rsidRPr="00E81883" w:rsidDel="003A7A79">
              <w:rPr>
                <w:rStyle w:val="Hipervnculo"/>
                <w:noProof/>
                <w:lang w:val="es-PE"/>
              </w:rPr>
              <w:delText>Cambios en el diseño organizacional:</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_Toc75469473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30</w:delText>
            </w:r>
            <w:r w:rsidR="0043613D" w:rsidRPr="00E81883" w:rsidDel="003A7A79">
              <w:rPr>
                <w:noProof/>
                <w:webHidden/>
                <w:lang w:val="es-PE"/>
              </w:rPr>
              <w:fldChar w:fldCharType="end"/>
            </w:r>
            <w:r w:rsidDel="003A7A79">
              <w:rPr>
                <w:noProof/>
                <w:lang w:val="es-PE"/>
              </w:rPr>
              <w:fldChar w:fldCharType="end"/>
            </w:r>
          </w:del>
        </w:p>
        <w:p w14:paraId="7789065D" w14:textId="54D079D0" w:rsidR="0043613D" w:rsidRPr="00E81883" w:rsidDel="003A7A79" w:rsidRDefault="001A6EC2">
          <w:pPr>
            <w:pStyle w:val="TDC3"/>
            <w:tabs>
              <w:tab w:val="left" w:pos="1200"/>
              <w:tab w:val="right" w:leader="dot" w:pos="8777"/>
            </w:tabs>
            <w:rPr>
              <w:del w:id="297" w:author="Cindy Mendoza Ibarra" w:date="2021-07-14T22:56:00Z"/>
              <w:rFonts w:asciiTheme="minorHAnsi" w:eastAsiaTheme="minorEastAsia" w:hAnsiTheme="minorHAnsi" w:cstheme="minorBidi"/>
              <w:iCs w:val="0"/>
              <w:noProof/>
              <w:sz w:val="22"/>
              <w:szCs w:val="22"/>
              <w:lang w:val="es-PE" w:eastAsia="es-PE"/>
            </w:rPr>
          </w:pPr>
          <w:del w:id="298" w:author="Cindy Mendoza Ibarra" w:date="2021-07-14T22:56:00Z">
            <w:r w:rsidDel="003A7A79">
              <w:rPr>
                <w:noProof/>
              </w:rPr>
              <w:fldChar w:fldCharType="begin"/>
            </w:r>
            <w:r w:rsidDel="003A7A79">
              <w:rPr>
                <w:noProof/>
              </w:rPr>
              <w:delInstrText xml:space="preserve"> HYPERLINK \l "_Toc75469474" </w:delInstrText>
            </w:r>
            <w:r w:rsidDel="003A7A79">
              <w:rPr>
                <w:noProof/>
              </w:rPr>
              <w:fldChar w:fldCharType="separate"/>
            </w:r>
          </w:del>
          <w:ins w:id="299" w:author="Cindy Mendoza Ibarra" w:date="2021-07-14T22:58:00Z">
            <w:r w:rsidR="003A7A79">
              <w:rPr>
                <w:b/>
                <w:bCs/>
                <w:noProof/>
                <w:lang w:val="es-ES"/>
              </w:rPr>
              <w:t>¡Error! Referencia de hipervínculo no válida.</w:t>
            </w:r>
          </w:ins>
          <w:del w:id="300" w:author="Cindy Mendoza Ibarra" w:date="2021-07-14T22:56:00Z">
            <w:r w:rsidR="0043613D" w:rsidRPr="00E81883" w:rsidDel="003A7A79">
              <w:rPr>
                <w:rStyle w:val="Hipervnculo"/>
                <w:noProof/>
                <w:lang w:val="es-PE"/>
              </w:rPr>
              <w:delText>9.1.1</w:delText>
            </w:r>
            <w:r w:rsidR="0043613D" w:rsidRPr="00E81883" w:rsidDel="003A7A79">
              <w:rPr>
                <w:rFonts w:asciiTheme="minorHAnsi" w:eastAsiaTheme="minorEastAsia" w:hAnsiTheme="minorHAnsi" w:cstheme="minorBidi"/>
                <w:iCs w:val="0"/>
                <w:noProof/>
                <w:sz w:val="22"/>
                <w:szCs w:val="22"/>
                <w:lang w:val="es-PE" w:eastAsia="es-PE"/>
              </w:rPr>
              <w:tab/>
            </w:r>
            <w:r w:rsidR="0043613D" w:rsidRPr="00E81883" w:rsidDel="003A7A79">
              <w:rPr>
                <w:rStyle w:val="Hipervnculo"/>
                <w:noProof/>
                <w:lang w:val="es-PE"/>
              </w:rPr>
              <w:delText>Planteamiento y sustento de la solución.</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_Toc75469474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30</w:delText>
            </w:r>
            <w:r w:rsidR="0043613D" w:rsidRPr="00E81883" w:rsidDel="003A7A79">
              <w:rPr>
                <w:noProof/>
                <w:webHidden/>
                <w:lang w:val="es-PE"/>
              </w:rPr>
              <w:fldChar w:fldCharType="end"/>
            </w:r>
            <w:r w:rsidDel="003A7A79">
              <w:rPr>
                <w:noProof/>
                <w:lang w:val="es-PE"/>
              </w:rPr>
              <w:fldChar w:fldCharType="end"/>
            </w:r>
          </w:del>
        </w:p>
        <w:p w14:paraId="5EC61F56" w14:textId="4A635885" w:rsidR="0043613D" w:rsidRPr="00E81883" w:rsidDel="003A7A79" w:rsidRDefault="001A6EC2">
          <w:pPr>
            <w:pStyle w:val="TDC3"/>
            <w:tabs>
              <w:tab w:val="left" w:pos="1200"/>
              <w:tab w:val="right" w:leader="dot" w:pos="8777"/>
            </w:tabs>
            <w:rPr>
              <w:del w:id="301" w:author="Cindy Mendoza Ibarra" w:date="2021-07-14T22:56:00Z"/>
              <w:rFonts w:asciiTheme="minorHAnsi" w:eastAsiaTheme="minorEastAsia" w:hAnsiTheme="minorHAnsi" w:cstheme="minorBidi"/>
              <w:iCs w:val="0"/>
              <w:noProof/>
              <w:sz w:val="22"/>
              <w:szCs w:val="22"/>
              <w:lang w:val="es-PE" w:eastAsia="es-PE"/>
            </w:rPr>
          </w:pPr>
          <w:del w:id="302" w:author="Cindy Mendoza Ibarra" w:date="2021-07-14T22:56:00Z">
            <w:r w:rsidDel="003A7A79">
              <w:rPr>
                <w:noProof/>
              </w:rPr>
              <w:fldChar w:fldCharType="begin"/>
            </w:r>
            <w:r w:rsidDel="003A7A79">
              <w:rPr>
                <w:noProof/>
              </w:rPr>
              <w:delInstrText xml:space="preserve"> HYPERLINK \l "_Toc75469475" </w:delInstrText>
            </w:r>
            <w:r w:rsidDel="003A7A79">
              <w:rPr>
                <w:noProof/>
              </w:rPr>
              <w:fldChar w:fldCharType="separate"/>
            </w:r>
          </w:del>
          <w:ins w:id="303" w:author="Cindy Mendoza Ibarra" w:date="2021-07-14T22:58:00Z">
            <w:r w:rsidR="003A7A79">
              <w:rPr>
                <w:b/>
                <w:bCs/>
                <w:noProof/>
                <w:lang w:val="es-ES"/>
              </w:rPr>
              <w:t>¡Error! Referencia de hipervínculo no válida.</w:t>
            </w:r>
          </w:ins>
          <w:del w:id="304" w:author="Cindy Mendoza Ibarra" w:date="2021-07-14T22:56:00Z">
            <w:r w:rsidR="0043613D" w:rsidRPr="00E81883" w:rsidDel="003A7A79">
              <w:rPr>
                <w:rStyle w:val="Hipervnculo"/>
                <w:noProof/>
                <w:lang w:val="es-PE"/>
              </w:rPr>
              <w:delText>9.1.2</w:delText>
            </w:r>
            <w:r w:rsidR="0043613D" w:rsidRPr="00E81883" w:rsidDel="003A7A79">
              <w:rPr>
                <w:rFonts w:asciiTheme="minorHAnsi" w:eastAsiaTheme="minorEastAsia" w:hAnsiTheme="minorHAnsi" w:cstheme="minorBidi"/>
                <w:iCs w:val="0"/>
                <w:noProof/>
                <w:sz w:val="22"/>
                <w:szCs w:val="22"/>
                <w:lang w:val="es-PE" w:eastAsia="es-PE"/>
              </w:rPr>
              <w:tab/>
            </w:r>
            <w:r w:rsidR="0043613D" w:rsidRPr="00E81883" w:rsidDel="003A7A79">
              <w:rPr>
                <w:rStyle w:val="Hipervnculo"/>
                <w:noProof/>
                <w:lang w:val="es-PE"/>
              </w:rPr>
              <w:delText>Organigrama propuesto</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_Toc75469475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30</w:delText>
            </w:r>
            <w:r w:rsidR="0043613D" w:rsidRPr="00E81883" w:rsidDel="003A7A79">
              <w:rPr>
                <w:noProof/>
                <w:webHidden/>
                <w:lang w:val="es-PE"/>
              </w:rPr>
              <w:fldChar w:fldCharType="end"/>
            </w:r>
            <w:r w:rsidDel="003A7A79">
              <w:rPr>
                <w:noProof/>
                <w:lang w:val="es-PE"/>
              </w:rPr>
              <w:fldChar w:fldCharType="end"/>
            </w:r>
          </w:del>
        </w:p>
        <w:p w14:paraId="71AD0254" w14:textId="3E836F19" w:rsidR="0043613D" w:rsidRPr="00E81883" w:rsidDel="003A7A79" w:rsidRDefault="001A6EC2">
          <w:pPr>
            <w:pStyle w:val="TDC2"/>
            <w:tabs>
              <w:tab w:val="left" w:pos="960"/>
              <w:tab w:val="right" w:leader="dot" w:pos="8777"/>
            </w:tabs>
            <w:rPr>
              <w:del w:id="305" w:author="Cindy Mendoza Ibarra" w:date="2021-07-14T22:56:00Z"/>
              <w:rFonts w:asciiTheme="minorHAnsi" w:eastAsiaTheme="minorEastAsia" w:hAnsiTheme="minorHAnsi" w:cstheme="minorBidi"/>
              <w:smallCaps w:val="0"/>
              <w:noProof/>
              <w:sz w:val="22"/>
              <w:szCs w:val="22"/>
              <w:lang w:val="es-PE" w:eastAsia="es-PE"/>
            </w:rPr>
          </w:pPr>
          <w:del w:id="306" w:author="Cindy Mendoza Ibarra" w:date="2021-07-14T22:56:00Z">
            <w:r w:rsidDel="003A7A79">
              <w:rPr>
                <w:noProof/>
              </w:rPr>
              <w:fldChar w:fldCharType="begin"/>
            </w:r>
            <w:r w:rsidDel="003A7A79">
              <w:rPr>
                <w:noProof/>
              </w:rPr>
              <w:delInstrText xml:space="preserve"> HYPERLINK \l "_Toc75469476" </w:delInstrText>
            </w:r>
            <w:r w:rsidDel="003A7A79">
              <w:rPr>
                <w:noProof/>
              </w:rPr>
              <w:fldChar w:fldCharType="separate"/>
            </w:r>
          </w:del>
          <w:ins w:id="307" w:author="Cindy Mendoza Ibarra" w:date="2021-07-14T22:58:00Z">
            <w:r w:rsidR="003A7A79">
              <w:rPr>
                <w:b/>
                <w:bCs/>
                <w:noProof/>
                <w:lang w:val="es-ES"/>
              </w:rPr>
              <w:t>¡Error! Referencia de hipervínculo no válida.</w:t>
            </w:r>
          </w:ins>
          <w:del w:id="308" w:author="Cindy Mendoza Ibarra" w:date="2021-07-14T22:56:00Z">
            <w:r w:rsidR="0043613D" w:rsidRPr="00E81883" w:rsidDel="003A7A79">
              <w:rPr>
                <w:rStyle w:val="Hipervnculo"/>
                <w:noProof/>
                <w:lang w:val="es-PE"/>
              </w:rPr>
              <w:delText>9.2</w:delText>
            </w:r>
            <w:r w:rsidR="0043613D" w:rsidRPr="00E81883" w:rsidDel="003A7A79">
              <w:rPr>
                <w:rFonts w:asciiTheme="minorHAnsi" w:eastAsiaTheme="minorEastAsia" w:hAnsiTheme="minorHAnsi" w:cstheme="minorBidi"/>
                <w:smallCaps w:val="0"/>
                <w:noProof/>
                <w:sz w:val="22"/>
                <w:szCs w:val="22"/>
                <w:lang w:val="es-PE" w:eastAsia="es-PE"/>
              </w:rPr>
              <w:tab/>
            </w:r>
            <w:r w:rsidR="0043613D" w:rsidRPr="00E81883" w:rsidDel="003A7A79">
              <w:rPr>
                <w:rStyle w:val="Hipervnculo"/>
                <w:noProof/>
                <w:lang w:val="es-PE"/>
              </w:rPr>
              <w:delText>Planteamiento y sustento de la solución a los problemas en la dirección.</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_Toc75469476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30</w:delText>
            </w:r>
            <w:r w:rsidR="0043613D" w:rsidRPr="00E81883" w:rsidDel="003A7A79">
              <w:rPr>
                <w:noProof/>
                <w:webHidden/>
                <w:lang w:val="es-PE"/>
              </w:rPr>
              <w:fldChar w:fldCharType="end"/>
            </w:r>
            <w:r w:rsidDel="003A7A79">
              <w:rPr>
                <w:noProof/>
                <w:lang w:val="es-PE"/>
              </w:rPr>
              <w:fldChar w:fldCharType="end"/>
            </w:r>
          </w:del>
        </w:p>
        <w:p w14:paraId="153F336D" w14:textId="52FB704A" w:rsidR="0043613D" w:rsidRPr="00E81883" w:rsidDel="003A7A79" w:rsidRDefault="001A6EC2">
          <w:pPr>
            <w:pStyle w:val="TDC1"/>
            <w:tabs>
              <w:tab w:val="left" w:pos="480"/>
              <w:tab w:val="right" w:leader="dot" w:pos="8777"/>
            </w:tabs>
            <w:rPr>
              <w:del w:id="309" w:author="Cindy Mendoza Ibarra" w:date="2021-07-14T22:56:00Z"/>
              <w:rFonts w:asciiTheme="minorHAnsi" w:eastAsiaTheme="minorEastAsia" w:hAnsiTheme="minorHAnsi" w:cstheme="minorBidi"/>
              <w:b w:val="0"/>
              <w:bCs w:val="0"/>
              <w:caps w:val="0"/>
              <w:noProof/>
              <w:sz w:val="22"/>
              <w:szCs w:val="22"/>
              <w:lang w:val="es-PE" w:eastAsia="es-PE"/>
            </w:rPr>
          </w:pPr>
          <w:del w:id="310" w:author="Cindy Mendoza Ibarra" w:date="2021-07-14T22:56:00Z">
            <w:r w:rsidDel="003A7A79">
              <w:rPr>
                <w:noProof/>
              </w:rPr>
              <w:fldChar w:fldCharType="begin"/>
            </w:r>
            <w:r w:rsidDel="003A7A79">
              <w:rPr>
                <w:noProof/>
              </w:rPr>
              <w:delInstrText xml:space="preserve"> HYPERLINK \l "_Toc75469477" </w:delInstrText>
            </w:r>
            <w:r w:rsidDel="003A7A79">
              <w:rPr>
                <w:noProof/>
              </w:rPr>
              <w:fldChar w:fldCharType="separate"/>
            </w:r>
          </w:del>
          <w:ins w:id="311" w:author="Cindy Mendoza Ibarra" w:date="2021-07-14T22:58:00Z">
            <w:r w:rsidR="003A7A79">
              <w:rPr>
                <w:b w:val="0"/>
                <w:bCs w:val="0"/>
                <w:noProof/>
                <w:lang w:val="es-ES"/>
              </w:rPr>
              <w:t>¡Error! Referencia de hipervínculo no válida.</w:t>
            </w:r>
          </w:ins>
          <w:del w:id="312" w:author="Cindy Mendoza Ibarra" w:date="2021-07-14T22:56:00Z">
            <w:r w:rsidR="0043613D" w:rsidRPr="00E81883" w:rsidDel="003A7A79">
              <w:rPr>
                <w:rStyle w:val="Hipervnculo"/>
                <w:noProof/>
                <w:lang w:val="es-PE"/>
              </w:rPr>
              <w:delText>10</w:delText>
            </w:r>
            <w:r w:rsidR="0043613D" w:rsidRPr="00E81883" w:rsidDel="003A7A79">
              <w:rPr>
                <w:rFonts w:asciiTheme="minorHAnsi" w:eastAsiaTheme="minorEastAsia" w:hAnsiTheme="minorHAnsi" w:cstheme="minorBidi"/>
                <w:b w:val="0"/>
                <w:bCs w:val="0"/>
                <w:caps w:val="0"/>
                <w:noProof/>
                <w:sz w:val="22"/>
                <w:szCs w:val="22"/>
                <w:lang w:val="es-PE" w:eastAsia="es-PE"/>
              </w:rPr>
              <w:tab/>
            </w:r>
            <w:r w:rsidR="0043613D" w:rsidRPr="00E81883" w:rsidDel="003A7A79">
              <w:rPr>
                <w:rStyle w:val="Hipervnculo"/>
                <w:noProof/>
                <w:lang w:val="es-PE"/>
              </w:rPr>
              <w:delText>Conclusiones y recomendaciones</w:delText>
            </w:r>
            <w:r w:rsidR="0043613D" w:rsidRPr="00E81883" w:rsidDel="003A7A79">
              <w:rPr>
                <w:noProof/>
                <w:webHidden/>
                <w:lang w:val="es-PE"/>
              </w:rPr>
              <w:tab/>
            </w:r>
            <w:r w:rsidR="0043613D" w:rsidRPr="00E81883" w:rsidDel="003A7A79">
              <w:rPr>
                <w:noProof/>
                <w:webHidden/>
                <w:lang w:val="es-PE"/>
              </w:rPr>
              <w:fldChar w:fldCharType="begin"/>
            </w:r>
            <w:r w:rsidR="0043613D" w:rsidRPr="00E81883" w:rsidDel="003A7A79">
              <w:rPr>
                <w:noProof/>
                <w:webHidden/>
                <w:lang w:val="es-PE"/>
              </w:rPr>
              <w:delInstrText xml:space="preserve"> PAGEREF _Toc75469477 \h </w:delInstrText>
            </w:r>
            <w:r w:rsidR="0043613D" w:rsidRPr="00E81883" w:rsidDel="003A7A79">
              <w:rPr>
                <w:noProof/>
                <w:webHidden/>
                <w:lang w:val="es-PE"/>
              </w:rPr>
            </w:r>
            <w:r w:rsidR="0043613D" w:rsidRPr="00E81883" w:rsidDel="003A7A79">
              <w:rPr>
                <w:noProof/>
                <w:webHidden/>
                <w:lang w:val="es-PE"/>
              </w:rPr>
              <w:fldChar w:fldCharType="separate"/>
            </w:r>
            <w:r w:rsidR="0043613D" w:rsidRPr="00E81883" w:rsidDel="003A7A79">
              <w:rPr>
                <w:noProof/>
                <w:webHidden/>
                <w:lang w:val="es-PE"/>
              </w:rPr>
              <w:delText>30</w:delText>
            </w:r>
            <w:r w:rsidR="0043613D" w:rsidRPr="00E81883" w:rsidDel="003A7A79">
              <w:rPr>
                <w:noProof/>
                <w:webHidden/>
                <w:lang w:val="es-PE"/>
              </w:rPr>
              <w:fldChar w:fldCharType="end"/>
            </w:r>
            <w:r w:rsidDel="003A7A79">
              <w:rPr>
                <w:noProof/>
                <w:lang w:val="es-PE"/>
              </w:rPr>
              <w:fldChar w:fldCharType="end"/>
            </w:r>
          </w:del>
        </w:p>
        <w:p w14:paraId="30D3F384" w14:textId="34A48715" w:rsidR="00393330" w:rsidRPr="00E81883" w:rsidRDefault="00393330">
          <w:pPr>
            <w:rPr>
              <w:lang w:val="es-PE"/>
            </w:rPr>
          </w:pPr>
          <w:r w:rsidRPr="00E81883">
            <w:rPr>
              <w:b/>
              <w:bCs/>
              <w:lang w:val="es-PE"/>
            </w:rPr>
            <w:fldChar w:fldCharType="end"/>
          </w:r>
        </w:p>
      </w:sdtContent>
    </w:sdt>
    <w:p w14:paraId="75B9167F" w14:textId="06DAB4CF" w:rsidR="00393330" w:rsidRPr="00E81883" w:rsidRDefault="00393330" w:rsidP="0041518F">
      <w:pPr>
        <w:spacing w:after="60" w:line="480" w:lineRule="auto"/>
        <w:jc w:val="center"/>
        <w:rPr>
          <w:szCs w:val="24"/>
          <w:lang w:val="es-PE"/>
        </w:rPr>
      </w:pPr>
    </w:p>
    <w:p w14:paraId="0F571DE1" w14:textId="77777777" w:rsidR="000C74D4" w:rsidRPr="00E81883" w:rsidRDefault="000C74D4" w:rsidP="0041518F">
      <w:pPr>
        <w:spacing w:after="60" w:line="480" w:lineRule="auto"/>
        <w:jc w:val="center"/>
        <w:rPr>
          <w:szCs w:val="24"/>
          <w:lang w:val="es-PE"/>
        </w:rPr>
      </w:pPr>
    </w:p>
    <w:p w14:paraId="7A09ED87" w14:textId="5BE5FF86" w:rsidR="005904FA" w:rsidRPr="00E81883" w:rsidRDefault="00125373" w:rsidP="005904FA">
      <w:pPr>
        <w:pStyle w:val="Ttulo1"/>
        <w:rPr>
          <w:lang w:val="es-PE"/>
        </w:rPr>
      </w:pPr>
      <w:r w:rsidRPr="00E81883">
        <w:rPr>
          <w:lang w:val="es-PE"/>
        </w:rPr>
        <w:t xml:space="preserve"> </w:t>
      </w:r>
      <w:bookmarkEnd w:id="0"/>
      <w:bookmarkEnd w:id="1"/>
      <w:bookmarkEnd w:id="2"/>
      <w:bookmarkEnd w:id="3"/>
      <w:bookmarkEnd w:id="4"/>
      <w:bookmarkEnd w:id="5"/>
      <w:bookmarkEnd w:id="6"/>
      <w:bookmarkEnd w:id="7"/>
      <w:r w:rsidR="005904FA" w:rsidRPr="00E81883">
        <w:rPr>
          <w:lang w:val="es-PE"/>
        </w:rPr>
        <w:t xml:space="preserve"> </w:t>
      </w:r>
      <w:bookmarkStart w:id="313" w:name="_Toc77195992"/>
      <w:r w:rsidR="005904FA" w:rsidRPr="00E81883">
        <w:rPr>
          <w:lang w:val="es-PE"/>
        </w:rPr>
        <w:t>Información de la empresa:</w:t>
      </w:r>
      <w:bookmarkEnd w:id="313"/>
      <w:r w:rsidR="005904FA" w:rsidRPr="00E81883">
        <w:rPr>
          <w:lang w:val="es-PE"/>
        </w:rPr>
        <w:t xml:space="preserve"> </w:t>
      </w:r>
    </w:p>
    <w:p w14:paraId="69EA5332" w14:textId="23EEB128" w:rsidR="005904FA" w:rsidRPr="00E81883" w:rsidRDefault="005904FA" w:rsidP="00FC3AD5">
      <w:pPr>
        <w:pStyle w:val="Ttulo2"/>
        <w:rPr>
          <w:lang w:val="es-PE"/>
        </w:rPr>
      </w:pPr>
      <w:bookmarkStart w:id="314" w:name="_Toc77195993"/>
      <w:r w:rsidRPr="00E81883">
        <w:rPr>
          <w:lang w:val="es-PE"/>
        </w:rPr>
        <w:t xml:space="preserve">Razón </w:t>
      </w:r>
      <w:r w:rsidRPr="00E81883">
        <w:rPr>
          <w:szCs w:val="22"/>
          <w:lang w:val="es-PE"/>
        </w:rPr>
        <w:t>social</w:t>
      </w:r>
      <w:r w:rsidRPr="00E81883">
        <w:rPr>
          <w:lang w:val="es-PE"/>
        </w:rPr>
        <w:t>.</w:t>
      </w:r>
      <w:bookmarkEnd w:id="314"/>
    </w:p>
    <w:p w14:paraId="170F2141" w14:textId="16D3FBA1" w:rsidR="005B02E2" w:rsidRPr="00E81883" w:rsidRDefault="005B02E2" w:rsidP="00696924">
      <w:pPr>
        <w:ind w:left="1152" w:firstLine="144"/>
        <w:rPr>
          <w:lang w:val="es-PE"/>
        </w:rPr>
      </w:pPr>
      <w:r w:rsidRPr="00E81883">
        <w:rPr>
          <w:lang w:val="es-PE"/>
        </w:rPr>
        <w:t>Entel Perú S.A.</w:t>
      </w:r>
    </w:p>
    <w:p w14:paraId="5D868871" w14:textId="350881A7" w:rsidR="005904FA" w:rsidRPr="00E81883" w:rsidRDefault="005904FA" w:rsidP="00FC3AD5">
      <w:pPr>
        <w:pStyle w:val="Ttulo2"/>
        <w:rPr>
          <w:lang w:val="es-PE"/>
        </w:rPr>
      </w:pPr>
      <w:bookmarkStart w:id="315" w:name="_Toc77195994"/>
      <w:r w:rsidRPr="00E81883">
        <w:rPr>
          <w:lang w:val="es-PE"/>
        </w:rPr>
        <w:t>Actividad.</w:t>
      </w:r>
      <w:bookmarkEnd w:id="315"/>
    </w:p>
    <w:p w14:paraId="2262AA2D" w14:textId="7852C312" w:rsidR="005B02E2" w:rsidRPr="00E81883" w:rsidRDefault="005B02E2" w:rsidP="00E36F55">
      <w:pPr>
        <w:ind w:left="1216" w:firstLine="144"/>
        <w:rPr>
          <w:lang w:val="es-PE"/>
        </w:rPr>
      </w:pPr>
      <w:r w:rsidRPr="00E81883">
        <w:rPr>
          <w:lang w:val="es-PE"/>
        </w:rPr>
        <w:t>Servicios de telecomunicaciones.</w:t>
      </w:r>
    </w:p>
    <w:p w14:paraId="0D2D4ABE" w14:textId="127F52CD" w:rsidR="005904FA" w:rsidRPr="00E81883" w:rsidRDefault="005904FA" w:rsidP="00FC3AD5">
      <w:pPr>
        <w:pStyle w:val="Ttulo2"/>
        <w:rPr>
          <w:lang w:val="es-PE"/>
        </w:rPr>
      </w:pPr>
      <w:bookmarkStart w:id="316" w:name="_Toc77195995"/>
      <w:r w:rsidRPr="00E81883">
        <w:rPr>
          <w:lang w:val="es-PE"/>
        </w:rPr>
        <w:t>Productos o servicios.</w:t>
      </w:r>
      <w:bookmarkEnd w:id="316"/>
    </w:p>
    <w:p w14:paraId="793D97C7" w14:textId="77777777" w:rsidR="005B02E2" w:rsidRPr="00E81883" w:rsidRDefault="005B02E2" w:rsidP="00696924">
      <w:pPr>
        <w:ind w:left="1080"/>
        <w:rPr>
          <w:lang w:val="es-PE"/>
        </w:rPr>
      </w:pPr>
      <w:r w:rsidRPr="00E81883">
        <w:rPr>
          <w:lang w:val="es-PE"/>
        </w:rPr>
        <w:t>Atendemos las necesidades de personas y empresas de todo tamaño.</w:t>
      </w:r>
    </w:p>
    <w:p w14:paraId="4AF4ABFF" w14:textId="2DCF29D8" w:rsidR="005B02E2" w:rsidRPr="00E81883" w:rsidRDefault="005B02E2" w:rsidP="00696924">
      <w:pPr>
        <w:pStyle w:val="Prrafodelista"/>
        <w:numPr>
          <w:ilvl w:val="0"/>
          <w:numId w:val="26"/>
        </w:numPr>
        <w:spacing w:line="259" w:lineRule="auto"/>
        <w:ind w:left="1800"/>
        <w:jc w:val="left"/>
        <w:rPr>
          <w:lang w:val="es-PE"/>
        </w:rPr>
      </w:pPr>
      <w:r w:rsidRPr="00E81883">
        <w:rPr>
          <w:lang w:val="es-PE"/>
        </w:rPr>
        <w:t xml:space="preserve">Telefonía </w:t>
      </w:r>
      <w:r w:rsidR="00E81883" w:rsidRPr="00E81883">
        <w:rPr>
          <w:lang w:val="es-PE"/>
        </w:rPr>
        <w:t>móvil</w:t>
      </w:r>
      <w:r w:rsidRPr="00E81883">
        <w:rPr>
          <w:lang w:val="es-PE"/>
        </w:rPr>
        <w:t xml:space="preserve">, prepago y </w:t>
      </w:r>
      <w:proofErr w:type="spellStart"/>
      <w:r w:rsidRPr="00E81883">
        <w:rPr>
          <w:lang w:val="es-PE"/>
        </w:rPr>
        <w:t>postpago</w:t>
      </w:r>
      <w:proofErr w:type="spellEnd"/>
    </w:p>
    <w:p w14:paraId="27773579" w14:textId="31C714CD" w:rsidR="005B02E2" w:rsidRPr="00E81883" w:rsidRDefault="00E81883" w:rsidP="00696924">
      <w:pPr>
        <w:pStyle w:val="Prrafodelista"/>
        <w:numPr>
          <w:ilvl w:val="0"/>
          <w:numId w:val="26"/>
        </w:numPr>
        <w:spacing w:line="259" w:lineRule="auto"/>
        <w:ind w:left="1800"/>
        <w:jc w:val="left"/>
        <w:rPr>
          <w:lang w:val="es-PE"/>
        </w:rPr>
      </w:pPr>
      <w:r w:rsidRPr="00E81883">
        <w:rPr>
          <w:lang w:val="es-PE"/>
        </w:rPr>
        <w:t>Telefonía con</w:t>
      </w:r>
      <w:r w:rsidR="005B02E2" w:rsidRPr="00E81883">
        <w:rPr>
          <w:lang w:val="es-PE"/>
        </w:rPr>
        <w:t xml:space="preserve"> tecnología móvil</w:t>
      </w:r>
    </w:p>
    <w:p w14:paraId="234B22A6" w14:textId="77777777" w:rsidR="005B02E2" w:rsidRPr="00E81883" w:rsidRDefault="005B02E2" w:rsidP="00696924">
      <w:pPr>
        <w:pStyle w:val="Prrafodelista"/>
        <w:numPr>
          <w:ilvl w:val="0"/>
          <w:numId w:val="26"/>
        </w:numPr>
        <w:spacing w:line="259" w:lineRule="auto"/>
        <w:ind w:left="1800"/>
        <w:jc w:val="left"/>
        <w:rPr>
          <w:lang w:val="es-PE"/>
        </w:rPr>
      </w:pPr>
      <w:r w:rsidRPr="00E81883">
        <w:rPr>
          <w:lang w:val="es-PE"/>
        </w:rPr>
        <w:lastRenderedPageBreak/>
        <w:t xml:space="preserve">Banda ancha </w:t>
      </w:r>
      <w:r w:rsidRPr="00E81883">
        <w:rPr>
          <w:lang w:val="es-PE"/>
        </w:rPr>
        <w:softHyphen/>
        <w:t xml:space="preserve">ja inalámbrica (BAFI) con tecnología </w:t>
      </w:r>
      <w:r w:rsidRPr="00E81883">
        <w:rPr>
          <w:lang w:val="es-PE"/>
        </w:rPr>
        <w:softHyphen/>
        <w:t>ja</w:t>
      </w:r>
    </w:p>
    <w:p w14:paraId="147CFCEB" w14:textId="77777777" w:rsidR="005B02E2" w:rsidRPr="00E81883" w:rsidRDefault="005B02E2" w:rsidP="00696924">
      <w:pPr>
        <w:pStyle w:val="Prrafodelista"/>
        <w:numPr>
          <w:ilvl w:val="0"/>
          <w:numId w:val="26"/>
        </w:numPr>
        <w:spacing w:line="259" w:lineRule="auto"/>
        <w:ind w:left="1800"/>
        <w:jc w:val="left"/>
        <w:rPr>
          <w:lang w:val="es-PE"/>
        </w:rPr>
      </w:pPr>
      <w:proofErr w:type="spellStart"/>
      <w:r w:rsidRPr="00E81883">
        <w:rPr>
          <w:lang w:val="es-PE"/>
        </w:rPr>
        <w:t>Roaming</w:t>
      </w:r>
      <w:proofErr w:type="spellEnd"/>
      <w:r w:rsidRPr="00E81883">
        <w:rPr>
          <w:lang w:val="es-PE"/>
        </w:rPr>
        <w:t xml:space="preserve"> internacional</w:t>
      </w:r>
    </w:p>
    <w:p w14:paraId="19FF8935" w14:textId="77777777" w:rsidR="005B02E2" w:rsidRPr="00E81883" w:rsidRDefault="005B02E2" w:rsidP="00696924">
      <w:pPr>
        <w:pStyle w:val="Prrafodelista"/>
        <w:numPr>
          <w:ilvl w:val="0"/>
          <w:numId w:val="26"/>
        </w:numPr>
        <w:spacing w:line="259" w:lineRule="auto"/>
        <w:ind w:left="1800"/>
        <w:jc w:val="left"/>
        <w:rPr>
          <w:lang w:val="es-PE"/>
        </w:rPr>
      </w:pPr>
      <w:r w:rsidRPr="00E81883">
        <w:rPr>
          <w:lang w:val="es-PE"/>
        </w:rPr>
        <w:t>Mensajes de texto masivos</w:t>
      </w:r>
    </w:p>
    <w:p w14:paraId="7B3F74D1" w14:textId="77777777" w:rsidR="005B02E2" w:rsidRPr="00E81883" w:rsidRDefault="005B02E2" w:rsidP="00696924">
      <w:pPr>
        <w:ind w:left="1080"/>
        <w:rPr>
          <w:lang w:val="es-PE"/>
        </w:rPr>
      </w:pPr>
      <w:r w:rsidRPr="00E81883">
        <w:rPr>
          <w:lang w:val="es-PE"/>
        </w:rPr>
        <w:t>Además de esta oferta para el mercado personas y empresas, también ofrecemos soluciones integrales para negocios. En 2019, estos servicios adicionales sumaron aproximadamente 21 millones de soles en nuestros ingresos:</w:t>
      </w:r>
    </w:p>
    <w:p w14:paraId="4C716977" w14:textId="77777777" w:rsidR="005B02E2" w:rsidRPr="00E81883" w:rsidRDefault="005B02E2" w:rsidP="00696924">
      <w:pPr>
        <w:pStyle w:val="Prrafodelista"/>
        <w:numPr>
          <w:ilvl w:val="0"/>
          <w:numId w:val="25"/>
        </w:numPr>
        <w:spacing w:line="259" w:lineRule="auto"/>
        <w:ind w:left="1800"/>
        <w:jc w:val="left"/>
        <w:rPr>
          <w:lang w:val="es-PE"/>
        </w:rPr>
      </w:pPr>
      <w:r w:rsidRPr="00E81883">
        <w:rPr>
          <w:lang w:val="es-PE"/>
        </w:rPr>
        <w:t>Servicio de geolocalización: Permite visualizar posiciones en un mapa digital sin necesidad de aplicaciones o dispositivos adicionales.</w:t>
      </w:r>
    </w:p>
    <w:p w14:paraId="35E7D7AB" w14:textId="77777777" w:rsidR="005B02E2" w:rsidRPr="00E81883" w:rsidRDefault="005B02E2" w:rsidP="00696924">
      <w:pPr>
        <w:pStyle w:val="Prrafodelista"/>
        <w:numPr>
          <w:ilvl w:val="0"/>
          <w:numId w:val="24"/>
        </w:numPr>
        <w:spacing w:line="259" w:lineRule="auto"/>
        <w:ind w:left="1800"/>
        <w:jc w:val="left"/>
        <w:rPr>
          <w:lang w:val="es-PE"/>
        </w:rPr>
      </w:pPr>
      <w:r w:rsidRPr="00E81883">
        <w:rPr>
          <w:lang w:val="es-PE"/>
        </w:rPr>
        <w:t xml:space="preserve">Mobile </w:t>
      </w:r>
      <w:proofErr w:type="spellStart"/>
      <w:r w:rsidRPr="00E81883">
        <w:rPr>
          <w:lang w:val="es-PE"/>
        </w:rPr>
        <w:t>Device</w:t>
      </w:r>
      <w:proofErr w:type="spellEnd"/>
      <w:r w:rsidRPr="00E81883">
        <w:rPr>
          <w:lang w:val="es-PE"/>
        </w:rPr>
        <w:t xml:space="preserve"> Management: Es un software que permite monitorear y administrar dispositivos móviles.</w:t>
      </w:r>
    </w:p>
    <w:p w14:paraId="1A498202" w14:textId="77777777" w:rsidR="005B02E2" w:rsidRPr="00E81883" w:rsidRDefault="005B02E2" w:rsidP="00696924">
      <w:pPr>
        <w:pStyle w:val="Prrafodelista"/>
        <w:numPr>
          <w:ilvl w:val="0"/>
          <w:numId w:val="23"/>
        </w:numPr>
        <w:spacing w:line="259" w:lineRule="auto"/>
        <w:ind w:left="1800"/>
        <w:jc w:val="left"/>
        <w:rPr>
          <w:lang w:val="es-PE"/>
        </w:rPr>
      </w:pPr>
      <w:r w:rsidRPr="00E81883">
        <w:rPr>
          <w:lang w:val="es-PE"/>
        </w:rPr>
        <w:t>Licencias Estándares: Son aplicaciones orientadas a la productividad como seguimiento, generación de pedidos o actividades en campo.</w:t>
      </w:r>
    </w:p>
    <w:p w14:paraId="110D33C3" w14:textId="764E98A9" w:rsidR="005B02E2" w:rsidRPr="00E81883" w:rsidRDefault="005B02E2" w:rsidP="00696924">
      <w:pPr>
        <w:pStyle w:val="Prrafodelista"/>
        <w:numPr>
          <w:ilvl w:val="0"/>
          <w:numId w:val="23"/>
        </w:numPr>
        <w:spacing w:line="259" w:lineRule="auto"/>
        <w:ind w:left="1800"/>
        <w:jc w:val="left"/>
        <w:rPr>
          <w:lang w:val="es-PE"/>
        </w:rPr>
      </w:pPr>
      <w:r w:rsidRPr="00E81883">
        <w:rPr>
          <w:lang w:val="es-PE"/>
        </w:rPr>
        <w:t>Office 365 y suite: Licencias de Microsoft Office y Google incluyendo correo, herramientas de colaboración y espacio en la nube. En 2019, nos convertimos en la empresa de telecomunicaciones nro. 1 en esta categoría de ventas.</w:t>
      </w:r>
    </w:p>
    <w:p w14:paraId="428779AF" w14:textId="77777777" w:rsidR="005B02E2" w:rsidRPr="00E81883" w:rsidRDefault="005B02E2" w:rsidP="00696924">
      <w:pPr>
        <w:pStyle w:val="Prrafodelista"/>
        <w:numPr>
          <w:ilvl w:val="0"/>
          <w:numId w:val="22"/>
        </w:numPr>
        <w:spacing w:line="259" w:lineRule="auto"/>
        <w:ind w:left="1800"/>
        <w:jc w:val="left"/>
        <w:rPr>
          <w:lang w:val="es-PE"/>
        </w:rPr>
      </w:pPr>
      <w:r w:rsidRPr="00E81883">
        <w:rPr>
          <w:lang w:val="es-PE"/>
        </w:rPr>
        <w:t>YASTA: Es una plataforma orientada a las PYMES, que permite emitir facturas electrónicas sin complicaciones.</w:t>
      </w:r>
    </w:p>
    <w:p w14:paraId="6254111A" w14:textId="77777777" w:rsidR="005B02E2" w:rsidRPr="00E81883" w:rsidRDefault="005B02E2" w:rsidP="00605CBF">
      <w:pPr>
        <w:pStyle w:val="Prrafodelista"/>
        <w:numPr>
          <w:ilvl w:val="0"/>
          <w:numId w:val="22"/>
        </w:numPr>
        <w:spacing w:line="259" w:lineRule="auto"/>
        <w:ind w:left="1800"/>
        <w:jc w:val="left"/>
        <w:rPr>
          <w:lang w:val="es-PE"/>
        </w:rPr>
      </w:pPr>
      <w:r w:rsidRPr="00E81883">
        <w:rPr>
          <w:lang w:val="es-PE"/>
        </w:rPr>
        <w:t xml:space="preserve">SMS </w:t>
      </w:r>
      <w:proofErr w:type="spellStart"/>
      <w:r w:rsidRPr="00E81883">
        <w:rPr>
          <w:lang w:val="es-PE"/>
        </w:rPr>
        <w:t>Multioperador</w:t>
      </w:r>
      <w:proofErr w:type="spellEnd"/>
      <w:r w:rsidRPr="00E81883">
        <w:rPr>
          <w:lang w:val="es-PE"/>
        </w:rPr>
        <w:t>: Es una plataforma que permite realizar envíos de mensajes de texto (SMS) de forma masiva a cualquier tipo de dispositivo móvil.</w:t>
      </w:r>
    </w:p>
    <w:p w14:paraId="4E210D2D" w14:textId="1A7D1AC8" w:rsidR="005B02E2" w:rsidRPr="00E81883" w:rsidRDefault="005B02E2" w:rsidP="00605CBF">
      <w:pPr>
        <w:pStyle w:val="Prrafodelista"/>
        <w:numPr>
          <w:ilvl w:val="0"/>
          <w:numId w:val="21"/>
        </w:numPr>
        <w:spacing w:line="259" w:lineRule="auto"/>
        <w:ind w:left="1800"/>
        <w:jc w:val="left"/>
        <w:rPr>
          <w:lang w:val="es-PE"/>
        </w:rPr>
      </w:pPr>
      <w:r w:rsidRPr="00E81883">
        <w:rPr>
          <w:lang w:val="es-PE"/>
        </w:rPr>
        <w:t>ROLBOX: Permite identi</w:t>
      </w:r>
      <w:r w:rsidRPr="00E81883">
        <w:rPr>
          <w:lang w:val="es-PE"/>
        </w:rPr>
        <w:softHyphen/>
        <w:t>ficar y gestionar diferentes parámetros de los vehículos, activos o personas. Por ejemplo, puede calcular distancias de recorrido entre el personal de campo y los vehículos.</w:t>
      </w:r>
    </w:p>
    <w:p w14:paraId="3998344D" w14:textId="1C21E874" w:rsidR="005B02E2" w:rsidRPr="00E81883" w:rsidRDefault="005B02E2" w:rsidP="005B02E2">
      <w:pPr>
        <w:ind w:left="576"/>
        <w:rPr>
          <w:lang w:val="es-PE"/>
        </w:rPr>
      </w:pPr>
    </w:p>
    <w:p w14:paraId="5BDF67F5" w14:textId="77777777" w:rsidR="000C74D4" w:rsidRPr="00E81883" w:rsidRDefault="000C74D4" w:rsidP="005B02E2">
      <w:pPr>
        <w:ind w:left="576"/>
        <w:rPr>
          <w:lang w:val="es-PE"/>
        </w:rPr>
      </w:pPr>
    </w:p>
    <w:p w14:paraId="1D991FE3" w14:textId="6B07DC02" w:rsidR="005904FA" w:rsidRPr="00E81883" w:rsidRDefault="005904FA" w:rsidP="00FC3AD5">
      <w:pPr>
        <w:pStyle w:val="Ttulo2"/>
        <w:rPr>
          <w:lang w:val="es-PE"/>
        </w:rPr>
      </w:pPr>
      <w:bookmarkStart w:id="317" w:name="_Toc77195996"/>
      <w:r w:rsidRPr="00E81883">
        <w:rPr>
          <w:lang w:val="es-PE"/>
        </w:rPr>
        <w:t>Cantidad de trabajadores.</w:t>
      </w:r>
      <w:bookmarkEnd w:id="317"/>
    </w:p>
    <w:p w14:paraId="27903230" w14:textId="48371D4D" w:rsidR="005B02E2" w:rsidRPr="00E81883" w:rsidRDefault="005B02E2" w:rsidP="00605CBF">
      <w:pPr>
        <w:ind w:left="1152" w:firstLine="208"/>
        <w:rPr>
          <w:lang w:val="es-PE"/>
        </w:rPr>
      </w:pPr>
      <w:r w:rsidRPr="00E81883">
        <w:rPr>
          <w:lang w:val="es-PE"/>
        </w:rPr>
        <w:t>2623</w:t>
      </w:r>
    </w:p>
    <w:p w14:paraId="056C0086" w14:textId="1B5CB739" w:rsidR="00696924" w:rsidRPr="00E81883" w:rsidRDefault="00696924" w:rsidP="005B02E2">
      <w:pPr>
        <w:ind w:left="576"/>
        <w:rPr>
          <w:lang w:val="es-PE"/>
        </w:rPr>
      </w:pPr>
      <w:r w:rsidRPr="00E81883">
        <w:rPr>
          <w:noProof/>
          <w:lang w:val="es-PE" w:eastAsia="es-PE"/>
        </w:rPr>
        <w:lastRenderedPageBreak/>
        <w:drawing>
          <wp:inline distT="0" distB="0" distL="0" distR="0" wp14:anchorId="4EEDD56E" wp14:editId="1521C0FE">
            <wp:extent cx="5400040" cy="2303780"/>
            <wp:effectExtent l="0" t="0" r="0" b="127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9"/>
                    <a:stretch>
                      <a:fillRect/>
                    </a:stretch>
                  </pic:blipFill>
                  <pic:spPr>
                    <a:xfrm>
                      <a:off x="0" y="0"/>
                      <a:ext cx="5400040" cy="2303780"/>
                    </a:xfrm>
                    <a:prstGeom prst="rect">
                      <a:avLst/>
                    </a:prstGeom>
                  </pic:spPr>
                </pic:pic>
              </a:graphicData>
            </a:graphic>
          </wp:inline>
        </w:drawing>
      </w:r>
    </w:p>
    <w:p w14:paraId="1668F82C" w14:textId="727A4810" w:rsidR="005904FA" w:rsidRPr="00E81883" w:rsidRDefault="005904FA" w:rsidP="00FC3AD5">
      <w:pPr>
        <w:pStyle w:val="Ttulo2"/>
        <w:rPr>
          <w:lang w:val="es-PE"/>
        </w:rPr>
      </w:pPr>
      <w:bookmarkStart w:id="318" w:name="_Toc77195997"/>
      <w:r w:rsidRPr="00E81883">
        <w:rPr>
          <w:lang w:val="es-PE"/>
        </w:rPr>
        <w:t>Ubicación.</w:t>
      </w:r>
      <w:bookmarkEnd w:id="318"/>
    </w:p>
    <w:p w14:paraId="582B876C" w14:textId="18F70C95" w:rsidR="00696924" w:rsidRPr="00E81883" w:rsidRDefault="00696924" w:rsidP="00FC3AD5">
      <w:pPr>
        <w:ind w:left="1216" w:firstLine="144"/>
        <w:rPr>
          <w:lang w:val="es-PE"/>
        </w:rPr>
      </w:pPr>
      <w:r w:rsidRPr="00E81883">
        <w:rPr>
          <w:lang w:val="es-PE"/>
        </w:rPr>
        <w:t>República de Colombia 791- piso 14, San Isidro, Lima – Perú.</w:t>
      </w:r>
    </w:p>
    <w:p w14:paraId="54056602" w14:textId="69805FCD" w:rsidR="005904FA" w:rsidRPr="00E81883" w:rsidRDefault="005904FA" w:rsidP="00FC3AD5">
      <w:pPr>
        <w:pStyle w:val="Ttulo2"/>
        <w:rPr>
          <w:lang w:val="es-PE"/>
        </w:rPr>
      </w:pPr>
      <w:bookmarkStart w:id="319" w:name="_Toc77195998"/>
      <w:r w:rsidRPr="00E81883">
        <w:rPr>
          <w:lang w:val="es-PE"/>
        </w:rPr>
        <w:t>Estructura organizacional.</w:t>
      </w:r>
      <w:bookmarkEnd w:id="319"/>
    </w:p>
    <w:p w14:paraId="7CE826C4" w14:textId="6BF68EDE" w:rsidR="00696924" w:rsidRDefault="00696924" w:rsidP="00696924">
      <w:pPr>
        <w:ind w:left="432"/>
        <w:rPr>
          <w:lang w:val="es-PE"/>
        </w:rPr>
      </w:pPr>
      <w:r w:rsidRPr="00E81883">
        <w:rPr>
          <w:noProof/>
          <w:lang w:val="es-PE" w:eastAsia="es-PE"/>
        </w:rPr>
        <w:drawing>
          <wp:inline distT="0" distB="0" distL="0" distR="0" wp14:anchorId="148FB94A" wp14:editId="68C4055A">
            <wp:extent cx="5400040" cy="320929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09290"/>
                    </a:xfrm>
                    <a:prstGeom prst="rect">
                      <a:avLst/>
                    </a:prstGeom>
                    <a:noFill/>
                    <a:ln>
                      <a:noFill/>
                    </a:ln>
                  </pic:spPr>
                </pic:pic>
              </a:graphicData>
            </a:graphic>
          </wp:inline>
        </w:drawing>
      </w:r>
    </w:p>
    <w:p w14:paraId="6CD3CDE3" w14:textId="148E6565" w:rsidR="00A8590E" w:rsidRDefault="00A8590E" w:rsidP="00696924">
      <w:pPr>
        <w:ind w:left="432"/>
        <w:rPr>
          <w:lang w:val="es-PE"/>
        </w:rPr>
      </w:pPr>
    </w:p>
    <w:p w14:paraId="35D484C5" w14:textId="34F6526F" w:rsidR="00A8590E" w:rsidRDefault="00A8590E" w:rsidP="00696924">
      <w:pPr>
        <w:ind w:left="432"/>
        <w:rPr>
          <w:lang w:val="es-PE"/>
        </w:rPr>
      </w:pPr>
    </w:p>
    <w:p w14:paraId="68C53022" w14:textId="77777777" w:rsidR="00A8590E" w:rsidRPr="00E81883" w:rsidRDefault="00A8590E" w:rsidP="00696924">
      <w:pPr>
        <w:ind w:left="432"/>
        <w:rPr>
          <w:lang w:val="es-PE"/>
        </w:rPr>
      </w:pPr>
    </w:p>
    <w:p w14:paraId="6E273324" w14:textId="0ED0722A" w:rsidR="005904FA" w:rsidRPr="00E81883" w:rsidRDefault="005904FA" w:rsidP="005904FA">
      <w:pPr>
        <w:pStyle w:val="Ttulo1"/>
        <w:rPr>
          <w:lang w:val="es-PE"/>
        </w:rPr>
      </w:pPr>
      <w:r w:rsidRPr="00E81883">
        <w:rPr>
          <w:lang w:val="es-PE"/>
        </w:rPr>
        <w:lastRenderedPageBreak/>
        <w:t xml:space="preserve"> </w:t>
      </w:r>
      <w:bookmarkStart w:id="320" w:name="_Toc77195999"/>
      <w:r w:rsidRPr="00E81883">
        <w:rPr>
          <w:lang w:val="es-PE"/>
        </w:rPr>
        <w:t>Misión, visión y valores:</w:t>
      </w:r>
      <w:bookmarkEnd w:id="320"/>
    </w:p>
    <w:p w14:paraId="70E1D2CD" w14:textId="2F4C20A5" w:rsidR="005904FA" w:rsidRPr="00E81883" w:rsidRDefault="005904FA" w:rsidP="00FC3AD5">
      <w:pPr>
        <w:pStyle w:val="Ttulo2"/>
        <w:rPr>
          <w:lang w:val="es-PE"/>
        </w:rPr>
      </w:pPr>
      <w:r w:rsidRPr="00E81883">
        <w:rPr>
          <w:lang w:val="es-PE"/>
        </w:rPr>
        <w:t xml:space="preserve"> </w:t>
      </w:r>
      <w:bookmarkStart w:id="321" w:name="_Toc77196000"/>
      <w:r w:rsidRPr="00E81883">
        <w:rPr>
          <w:lang w:val="es-PE"/>
        </w:rPr>
        <w:t>Misión.</w:t>
      </w:r>
      <w:bookmarkEnd w:id="321"/>
    </w:p>
    <w:p w14:paraId="168D1896" w14:textId="764CB697" w:rsidR="00E80EC6" w:rsidRPr="00E81883" w:rsidRDefault="00E80EC6" w:rsidP="00E36F55">
      <w:pPr>
        <w:ind w:left="1360"/>
        <w:rPr>
          <w:lang w:val="es-PE"/>
        </w:rPr>
      </w:pPr>
      <w:r w:rsidRPr="00E81883">
        <w:rPr>
          <w:lang w:val="es-PE"/>
        </w:rPr>
        <w:t>Hacer que vivamos mejor conectados, contribuyendo a transformar responsablemente el Perú.</w:t>
      </w:r>
    </w:p>
    <w:p w14:paraId="226103E0" w14:textId="59DD840B" w:rsidR="005904FA" w:rsidRPr="00E81883" w:rsidRDefault="005904FA" w:rsidP="00FC3AD5">
      <w:pPr>
        <w:pStyle w:val="Ttulo2"/>
        <w:rPr>
          <w:lang w:val="es-PE"/>
        </w:rPr>
      </w:pPr>
      <w:bookmarkStart w:id="322" w:name="_Toc77196001"/>
      <w:r w:rsidRPr="00E81883">
        <w:rPr>
          <w:lang w:val="es-PE"/>
        </w:rPr>
        <w:t>Visión.</w:t>
      </w:r>
      <w:bookmarkEnd w:id="322"/>
    </w:p>
    <w:p w14:paraId="221F8C0A" w14:textId="3288E60A" w:rsidR="00E80EC6" w:rsidRPr="00E81883" w:rsidRDefault="00E80EC6" w:rsidP="00E36F55">
      <w:pPr>
        <w:ind w:left="1360"/>
        <w:rPr>
          <w:lang w:val="es-PE"/>
        </w:rPr>
      </w:pPr>
      <w:r w:rsidRPr="00E81883">
        <w:rPr>
          <w:lang w:val="es-PE"/>
        </w:rPr>
        <w:t>Ser un referente en el sector de las telecomunicaciones, brindado una experiencia distintiva, un lugar donde las personas se realizan, una empresa que desafía al mercado y crece de manera sostenible.</w:t>
      </w:r>
    </w:p>
    <w:p w14:paraId="589F3514" w14:textId="15C38709" w:rsidR="00E80EC6" w:rsidRPr="00E81883" w:rsidRDefault="005904FA" w:rsidP="00FC3AD5">
      <w:pPr>
        <w:pStyle w:val="Ttulo2"/>
        <w:rPr>
          <w:lang w:val="es-PE"/>
        </w:rPr>
      </w:pPr>
      <w:bookmarkStart w:id="323" w:name="_Toc77196002"/>
      <w:r w:rsidRPr="00E81883">
        <w:rPr>
          <w:lang w:val="es-PE"/>
        </w:rPr>
        <w:t>Valores</w:t>
      </w:r>
      <w:r w:rsidR="00111BE2" w:rsidRPr="00E81883">
        <w:rPr>
          <w:lang w:val="es-PE"/>
        </w:rPr>
        <w:t xml:space="preserve"> corporativos</w:t>
      </w:r>
      <w:r w:rsidRPr="00E81883">
        <w:rPr>
          <w:lang w:val="es-PE"/>
        </w:rPr>
        <w:t>.</w:t>
      </w:r>
      <w:bookmarkEnd w:id="323"/>
    </w:p>
    <w:p w14:paraId="1180F8A0" w14:textId="414B40D8" w:rsidR="00111BE2" w:rsidRPr="00E81883" w:rsidRDefault="00111BE2" w:rsidP="00E36F55">
      <w:pPr>
        <w:ind w:left="1360"/>
        <w:rPr>
          <w:b/>
          <w:bCs/>
          <w:lang w:val="es-PE"/>
        </w:rPr>
      </w:pPr>
      <w:r w:rsidRPr="00E81883">
        <w:rPr>
          <w:b/>
          <w:bCs/>
          <w:lang w:val="es-PE"/>
        </w:rPr>
        <w:t>Ser Mejores:</w:t>
      </w:r>
    </w:p>
    <w:p w14:paraId="64BC2AEB" w14:textId="7F037D53" w:rsidR="00111BE2" w:rsidRPr="00E81883" w:rsidRDefault="00111BE2" w:rsidP="00E36F55">
      <w:pPr>
        <w:ind w:left="1360"/>
        <w:rPr>
          <w:lang w:val="es-PE"/>
        </w:rPr>
      </w:pPr>
      <w:r w:rsidRPr="00E81883">
        <w:rPr>
          <w:lang w:val="es-PE"/>
        </w:rPr>
        <w:t>Contribuimos a que nuestros clientes sean exitosos a través del uso de nuestros productos y servicios: para lo cual, comprometemos un permanente despliegue en: innovación, excelencia, calidad de servicio y trabajo en equipo.</w:t>
      </w:r>
    </w:p>
    <w:p w14:paraId="7BB837C5" w14:textId="43EBE618" w:rsidR="00111BE2" w:rsidRPr="00E81883" w:rsidRDefault="00111BE2" w:rsidP="00E36F55">
      <w:pPr>
        <w:ind w:left="1360"/>
        <w:rPr>
          <w:b/>
          <w:bCs/>
          <w:lang w:val="es-PE"/>
        </w:rPr>
      </w:pPr>
      <w:r w:rsidRPr="00E81883">
        <w:rPr>
          <w:b/>
          <w:bCs/>
          <w:lang w:val="es-PE"/>
        </w:rPr>
        <w:t>Integridad y cumplimiento:</w:t>
      </w:r>
    </w:p>
    <w:p w14:paraId="76DAF469" w14:textId="7624959A" w:rsidR="00111BE2" w:rsidRPr="00E81883" w:rsidRDefault="00111BE2" w:rsidP="00E36F55">
      <w:pPr>
        <w:ind w:left="1360"/>
        <w:rPr>
          <w:lang w:val="es-PE"/>
        </w:rPr>
      </w:pPr>
      <w:r w:rsidRPr="00E81883">
        <w:rPr>
          <w:lang w:val="es-PE"/>
        </w:rPr>
        <w:t>Comprometemos transparencia, integridad, profesionalismo y proceder justo en nuestras acciones. Asimismo, asumimos el compromiso de eficiencia y responsabilidad en la entrega de los servicios de la empresa, en la forma y oportunidad en que hayan sido ofrecidos.</w:t>
      </w:r>
    </w:p>
    <w:p w14:paraId="3BD0B00B" w14:textId="4BE6F3D2" w:rsidR="00111BE2" w:rsidRPr="00E81883" w:rsidRDefault="00111BE2" w:rsidP="00E36F55">
      <w:pPr>
        <w:ind w:left="1360"/>
        <w:rPr>
          <w:b/>
          <w:bCs/>
          <w:lang w:val="es-PE"/>
        </w:rPr>
      </w:pPr>
      <w:r w:rsidRPr="00E81883">
        <w:rPr>
          <w:b/>
          <w:bCs/>
          <w:lang w:val="es-PE"/>
        </w:rPr>
        <w:t>Responsabilidad y Sensibilidad:</w:t>
      </w:r>
    </w:p>
    <w:p w14:paraId="4FFE6C2A" w14:textId="75E5E35A" w:rsidR="00111BE2" w:rsidRPr="00E81883" w:rsidRDefault="00111BE2" w:rsidP="00E36F55">
      <w:pPr>
        <w:ind w:left="1360"/>
        <w:rPr>
          <w:lang w:val="es-PE"/>
        </w:rPr>
      </w:pPr>
      <w:r w:rsidRPr="00E81883">
        <w:rPr>
          <w:lang w:val="es-PE"/>
        </w:rPr>
        <w:t xml:space="preserve">Actuamos con Responsabilidad y Sensibilidad ante los requerimientos de nuestros clientes, con respeto a toda la comunidad, a los trabajadores de las empresas ENTEL y a todos con quienes nos relacionamos. Asimismo, procuramos que nuestros servicios tengan la más amplia conectividad geográfica. </w:t>
      </w:r>
    </w:p>
    <w:p w14:paraId="0F4FF51A" w14:textId="77777777" w:rsidR="00111BE2" w:rsidRPr="00E81883" w:rsidRDefault="00111BE2" w:rsidP="00111BE2">
      <w:pPr>
        <w:rPr>
          <w:lang w:val="es-PE"/>
        </w:rPr>
      </w:pPr>
    </w:p>
    <w:p w14:paraId="434FB3FF" w14:textId="38F4A64A" w:rsidR="00111BE2" w:rsidRPr="00E81883" w:rsidRDefault="00111BE2" w:rsidP="00FC3AD5">
      <w:pPr>
        <w:pStyle w:val="Ttulo2"/>
        <w:rPr>
          <w:lang w:val="es-PE"/>
        </w:rPr>
      </w:pPr>
      <w:bookmarkStart w:id="324" w:name="_Toc77196003"/>
      <w:r w:rsidRPr="00E81883">
        <w:rPr>
          <w:lang w:val="es-PE"/>
        </w:rPr>
        <w:t>Pilares culturales.</w:t>
      </w:r>
      <w:bookmarkEnd w:id="324"/>
    </w:p>
    <w:p w14:paraId="1E69CDD0" w14:textId="77777777" w:rsidR="00111BE2" w:rsidRPr="00E81883" w:rsidRDefault="00111BE2" w:rsidP="00E36F55">
      <w:pPr>
        <w:ind w:left="1360"/>
        <w:rPr>
          <w:b/>
          <w:bCs/>
          <w:lang w:val="es-PE"/>
        </w:rPr>
      </w:pPr>
      <w:r w:rsidRPr="00E81883">
        <w:rPr>
          <w:b/>
          <w:bCs/>
          <w:lang w:val="es-PE"/>
        </w:rPr>
        <w:t>Siente como tu cliente</w:t>
      </w:r>
    </w:p>
    <w:p w14:paraId="6DC84633" w14:textId="236BB405" w:rsidR="00111BE2" w:rsidRPr="00E81883" w:rsidRDefault="00111BE2" w:rsidP="00E36F55">
      <w:pPr>
        <w:ind w:left="1360"/>
        <w:rPr>
          <w:lang w:val="es-PE"/>
        </w:rPr>
      </w:pPr>
      <w:r w:rsidRPr="00E81883">
        <w:rPr>
          <w:lang w:val="es-PE"/>
        </w:rPr>
        <w:t>Somos socios de nuestros clientes y no solo proveedores de servicios o soluciones.</w:t>
      </w:r>
    </w:p>
    <w:p w14:paraId="3739FC1A" w14:textId="77777777" w:rsidR="00111BE2" w:rsidRPr="00E81883" w:rsidRDefault="00111BE2" w:rsidP="00E36F55">
      <w:pPr>
        <w:ind w:left="1360"/>
        <w:rPr>
          <w:b/>
          <w:bCs/>
          <w:lang w:val="es-PE"/>
        </w:rPr>
      </w:pPr>
      <w:r w:rsidRPr="00E81883">
        <w:rPr>
          <w:b/>
          <w:bCs/>
          <w:lang w:val="es-PE"/>
        </w:rPr>
        <w:lastRenderedPageBreak/>
        <w:t xml:space="preserve">Hazlo increíble </w:t>
      </w:r>
    </w:p>
    <w:p w14:paraId="1BB84597" w14:textId="24A3F63A" w:rsidR="00111BE2" w:rsidRPr="00E81883" w:rsidRDefault="00111BE2" w:rsidP="00E36F55">
      <w:pPr>
        <w:ind w:left="1360"/>
        <w:rPr>
          <w:lang w:val="es-PE"/>
        </w:rPr>
      </w:pPr>
      <w:r w:rsidRPr="00E81883">
        <w:rPr>
          <w:lang w:val="es-PE"/>
        </w:rPr>
        <w:t>Trabajamos sin barreras jerárquicas, ni funcionales para el logro de objetivos comunes, siempre abiertos a dar y recibir aportes que generan sinergia y valor.</w:t>
      </w:r>
    </w:p>
    <w:p w14:paraId="4129C8D7" w14:textId="77777777" w:rsidR="000C74D4" w:rsidRPr="00E81883" w:rsidRDefault="000C74D4" w:rsidP="00E36F55">
      <w:pPr>
        <w:ind w:left="1360"/>
        <w:rPr>
          <w:lang w:val="es-PE"/>
        </w:rPr>
      </w:pPr>
    </w:p>
    <w:p w14:paraId="07527DE9" w14:textId="77777777" w:rsidR="00111BE2" w:rsidRPr="00E81883" w:rsidRDefault="00111BE2" w:rsidP="00E36F55">
      <w:pPr>
        <w:ind w:left="1360"/>
        <w:rPr>
          <w:b/>
          <w:bCs/>
          <w:lang w:val="es-PE"/>
        </w:rPr>
      </w:pPr>
      <w:r w:rsidRPr="00E81883">
        <w:rPr>
          <w:b/>
          <w:bCs/>
          <w:lang w:val="es-PE"/>
        </w:rPr>
        <w:t>Experimenta y cambia</w:t>
      </w:r>
    </w:p>
    <w:p w14:paraId="77F889BF" w14:textId="70A69603" w:rsidR="00111BE2" w:rsidRPr="00E81883" w:rsidRDefault="00111BE2" w:rsidP="00E36F55">
      <w:pPr>
        <w:ind w:left="1360"/>
        <w:rPr>
          <w:lang w:val="es-PE"/>
        </w:rPr>
      </w:pPr>
      <w:r w:rsidRPr="00E81883">
        <w:rPr>
          <w:lang w:val="es-PE"/>
        </w:rPr>
        <w:t>Experimentamos y aprendemos, integrando el conocimiento de los demás para generar valor.</w:t>
      </w:r>
    </w:p>
    <w:p w14:paraId="14C960C6" w14:textId="479CE0CE" w:rsidR="00111BE2" w:rsidRPr="00E81883" w:rsidRDefault="00111BE2" w:rsidP="00E36F55">
      <w:pPr>
        <w:ind w:left="1360"/>
        <w:rPr>
          <w:b/>
          <w:bCs/>
          <w:lang w:val="es-PE"/>
        </w:rPr>
      </w:pPr>
      <w:r w:rsidRPr="00E81883">
        <w:rPr>
          <w:b/>
          <w:bCs/>
          <w:lang w:val="es-PE"/>
        </w:rPr>
        <w:t>Sé parte de la solución</w:t>
      </w:r>
    </w:p>
    <w:p w14:paraId="624F422D" w14:textId="5FEC9938" w:rsidR="00111BE2" w:rsidRPr="00E81883" w:rsidRDefault="00111BE2" w:rsidP="00E36F55">
      <w:pPr>
        <w:ind w:left="1360"/>
        <w:rPr>
          <w:lang w:val="es-PE"/>
        </w:rPr>
      </w:pPr>
      <w:r w:rsidRPr="00E81883">
        <w:rPr>
          <w:lang w:val="es-PE"/>
        </w:rPr>
        <w:t>Nos hacemos cargo de nuestras decisiones y acciones, y perseveramos en la búsqueda de la eficiencia.</w:t>
      </w:r>
    </w:p>
    <w:p w14:paraId="15AA9689" w14:textId="5399DB41" w:rsidR="00111BE2" w:rsidRPr="00E81883" w:rsidRDefault="00111BE2" w:rsidP="00E36F55">
      <w:pPr>
        <w:ind w:left="1360"/>
        <w:rPr>
          <w:b/>
          <w:bCs/>
          <w:lang w:val="es-PE"/>
        </w:rPr>
      </w:pPr>
      <w:r w:rsidRPr="00E81883">
        <w:rPr>
          <w:b/>
          <w:bCs/>
          <w:lang w:val="es-PE"/>
        </w:rPr>
        <w:t>Liderazgo Entel</w:t>
      </w:r>
    </w:p>
    <w:p w14:paraId="0743B406" w14:textId="0F1DF2F6" w:rsidR="00111BE2" w:rsidRPr="00E81883" w:rsidRDefault="00111BE2" w:rsidP="00E36F55">
      <w:pPr>
        <w:ind w:left="1360"/>
        <w:rPr>
          <w:lang w:val="es-PE"/>
        </w:rPr>
      </w:pPr>
      <w:r w:rsidRPr="00E81883">
        <w:rPr>
          <w:lang w:val="es-PE"/>
        </w:rPr>
        <w:t>Lideramos con visión integral y aceleramos el desarrollo de nuestro equipo</w:t>
      </w:r>
    </w:p>
    <w:p w14:paraId="3775DDD4" w14:textId="022F0DDB" w:rsidR="005904FA" w:rsidRPr="00E81883" w:rsidRDefault="005904FA" w:rsidP="005904FA">
      <w:pPr>
        <w:pStyle w:val="Ttulo1"/>
        <w:rPr>
          <w:lang w:val="es-PE"/>
        </w:rPr>
      </w:pPr>
      <w:bookmarkStart w:id="325" w:name="_Toc77196004"/>
      <w:r w:rsidRPr="00E81883">
        <w:rPr>
          <w:lang w:val="es-PE"/>
        </w:rPr>
        <w:t>Análisis del entorno externo:</w:t>
      </w:r>
      <w:bookmarkEnd w:id="325"/>
    </w:p>
    <w:p w14:paraId="3FCBDE44" w14:textId="1A3A93A2" w:rsidR="005904FA" w:rsidRPr="00E81883" w:rsidRDefault="005904FA" w:rsidP="00FC3AD5">
      <w:pPr>
        <w:pStyle w:val="Ttulo2"/>
        <w:rPr>
          <w:lang w:val="es-PE"/>
        </w:rPr>
      </w:pPr>
      <w:bookmarkStart w:id="326" w:name="_Toc77196005"/>
      <w:r w:rsidRPr="00E81883">
        <w:rPr>
          <w:lang w:val="es-PE"/>
        </w:rPr>
        <w:t>Entorno específico. Las 5 fuerza de Porter.</w:t>
      </w:r>
      <w:bookmarkEnd w:id="326"/>
    </w:p>
    <w:p w14:paraId="02A8CB03" w14:textId="758505F2" w:rsidR="00BF1314" w:rsidRPr="00E81883" w:rsidRDefault="00B87944" w:rsidP="00AC76D6">
      <w:pPr>
        <w:ind w:left="1360"/>
        <w:rPr>
          <w:lang w:val="es-PE"/>
        </w:rPr>
      </w:pPr>
      <w:r w:rsidRPr="00E81883">
        <w:rPr>
          <w:lang w:val="es-PE"/>
        </w:rPr>
        <w:t>A través d</w:t>
      </w:r>
      <w:r w:rsidR="00BF1314" w:rsidRPr="00E81883">
        <w:rPr>
          <w:lang w:val="es-PE"/>
        </w:rPr>
        <w:t>el análisis de Porter o las 5 fuerzas de Porter</w:t>
      </w:r>
      <w:r w:rsidRPr="00E81883">
        <w:rPr>
          <w:lang w:val="es-PE"/>
        </w:rPr>
        <w:t xml:space="preserve"> desarrollaremos un</w:t>
      </w:r>
      <w:r w:rsidR="00BF1314" w:rsidRPr="00E81883">
        <w:rPr>
          <w:lang w:val="es-PE"/>
        </w:rPr>
        <w:t xml:space="preserve"> marco de reflexión estratégic</w:t>
      </w:r>
      <w:r w:rsidRPr="00E81883">
        <w:rPr>
          <w:lang w:val="es-PE"/>
        </w:rPr>
        <w:t>o</w:t>
      </w:r>
      <w:r w:rsidR="00BF1314" w:rsidRPr="00E81883">
        <w:rPr>
          <w:lang w:val="es-PE"/>
        </w:rPr>
        <w:t xml:space="preserve"> para determinar la rentabilidad de </w:t>
      </w:r>
      <w:r w:rsidRPr="00E81883">
        <w:rPr>
          <w:lang w:val="es-PE"/>
        </w:rPr>
        <w:t>Entel Perú</w:t>
      </w:r>
      <w:r w:rsidR="004E4E91" w:rsidRPr="00E81883">
        <w:rPr>
          <w:lang w:val="es-PE"/>
        </w:rPr>
        <w:t xml:space="preserve">. </w:t>
      </w:r>
    </w:p>
    <w:p w14:paraId="4C35D4CC" w14:textId="279DA104" w:rsidR="00E6344C" w:rsidRPr="00E81883" w:rsidRDefault="00E6344C" w:rsidP="00E6344C">
      <w:pPr>
        <w:ind w:left="1360"/>
        <w:rPr>
          <w:b/>
          <w:bCs/>
          <w:u w:val="single"/>
          <w:lang w:val="es-PE"/>
        </w:rPr>
      </w:pPr>
      <w:r w:rsidRPr="00E81883">
        <w:rPr>
          <w:b/>
          <w:bCs/>
          <w:u w:val="single"/>
          <w:lang w:val="es-PE"/>
        </w:rPr>
        <w:t>Amenaza de los nuevos competidores</w:t>
      </w:r>
    </w:p>
    <w:p w14:paraId="43131DCE" w14:textId="06D5D514" w:rsidR="002075DB" w:rsidRPr="00E81883" w:rsidRDefault="002075DB" w:rsidP="00063911">
      <w:pPr>
        <w:ind w:left="1360"/>
        <w:rPr>
          <w:lang w:val="es-PE"/>
        </w:rPr>
      </w:pPr>
      <w:r w:rsidRPr="00E81883">
        <w:rPr>
          <w:lang w:val="es-PE"/>
        </w:rPr>
        <w:t>El mercado peruano cuenta con varios operadores telefónicos que prestan servicio a lo largo del país, ellos se diferencian</w:t>
      </w:r>
      <w:r w:rsidR="00063911" w:rsidRPr="00E81883">
        <w:rPr>
          <w:lang w:val="es-PE"/>
        </w:rPr>
        <w:t xml:space="preserve"> </w:t>
      </w:r>
      <w:r w:rsidRPr="00E81883">
        <w:rPr>
          <w:lang w:val="es-PE"/>
        </w:rPr>
        <w:t>por el segmento objetivo, su oferta</w:t>
      </w:r>
      <w:r w:rsidR="00063911" w:rsidRPr="00E81883">
        <w:rPr>
          <w:lang w:val="es-PE"/>
        </w:rPr>
        <w:t xml:space="preserve"> </w:t>
      </w:r>
      <w:r w:rsidRPr="00E81883">
        <w:rPr>
          <w:lang w:val="es-PE"/>
        </w:rPr>
        <w:t>de productos y servicios.</w:t>
      </w:r>
      <w:r w:rsidR="001B67F0" w:rsidRPr="00E81883">
        <w:rPr>
          <w:lang w:val="es-PE"/>
        </w:rPr>
        <w:t xml:space="preserve"> Por lo que determinamos que el nivel de amenaza de los nuevos competidores es de medio a alto.</w:t>
      </w:r>
    </w:p>
    <w:p w14:paraId="6AFEE3B3" w14:textId="7F46B9E6" w:rsidR="00B63296" w:rsidRPr="00E81883" w:rsidRDefault="00913305" w:rsidP="00B63296">
      <w:pPr>
        <w:ind w:left="1360"/>
        <w:rPr>
          <w:lang w:val="es-PE"/>
        </w:rPr>
      </w:pPr>
      <w:r w:rsidRPr="00E81883">
        <w:rPr>
          <w:lang w:val="es-PE"/>
        </w:rPr>
        <w:t>Según informó el Organismo Supervisor de Inversión Privada en Telecomunicaciones (OSIPTEL) e</w:t>
      </w:r>
      <w:r w:rsidR="009F20FB" w:rsidRPr="00E81883">
        <w:rPr>
          <w:lang w:val="es-PE"/>
        </w:rPr>
        <w:t xml:space="preserve">l Perú </w:t>
      </w:r>
      <w:r w:rsidR="00B63296" w:rsidRPr="00E81883">
        <w:rPr>
          <w:lang w:val="es-PE"/>
        </w:rPr>
        <w:t>recuperó su ritmo de expansión y superó l</w:t>
      </w:r>
      <w:r w:rsidR="009F20FB" w:rsidRPr="00E81883">
        <w:rPr>
          <w:lang w:val="es-PE"/>
        </w:rPr>
        <w:t>o</w:t>
      </w:r>
      <w:r w:rsidR="00B63296" w:rsidRPr="00E81883">
        <w:rPr>
          <w:lang w:val="es-PE"/>
        </w:rPr>
        <w:t>s 40 millones de líneas móviles en el territorio nacional al cierre de marzo de 2021, alcanzando así proporciones no vistas desde noviembre de 2019</w:t>
      </w:r>
      <w:r w:rsidRPr="00E81883">
        <w:rPr>
          <w:lang w:val="es-PE"/>
        </w:rPr>
        <w:t>.</w:t>
      </w:r>
      <w:r w:rsidR="00B63296" w:rsidRPr="00E81883">
        <w:rPr>
          <w:lang w:val="es-PE"/>
        </w:rPr>
        <w:t xml:space="preserve"> </w:t>
      </w:r>
    </w:p>
    <w:p w14:paraId="2A25B0C8" w14:textId="1C2A4E4A" w:rsidR="00B63296" w:rsidRPr="00E81883" w:rsidRDefault="00913305" w:rsidP="00913305">
      <w:pPr>
        <w:ind w:left="1360"/>
        <w:rPr>
          <w:lang w:val="es-PE"/>
        </w:rPr>
      </w:pPr>
      <w:r w:rsidRPr="00E81883">
        <w:rPr>
          <w:lang w:val="es-PE"/>
        </w:rPr>
        <w:t>Por otro lado, se</w:t>
      </w:r>
      <w:r w:rsidR="00B63296" w:rsidRPr="00E81883">
        <w:rPr>
          <w:lang w:val="es-PE"/>
        </w:rPr>
        <w:t xml:space="preserve"> visibiliz</w:t>
      </w:r>
      <w:r w:rsidRPr="00E81883">
        <w:rPr>
          <w:lang w:val="es-PE"/>
        </w:rPr>
        <w:t>a una</w:t>
      </w:r>
      <w:r w:rsidR="00B63296" w:rsidRPr="00E81883">
        <w:rPr>
          <w:lang w:val="es-PE"/>
        </w:rPr>
        <w:t xml:space="preserve"> fuerte expansión porcentual de los competidores más jóvenes del mercado </w:t>
      </w:r>
      <w:r w:rsidR="00EE04D6" w:rsidRPr="00E81883">
        <w:rPr>
          <w:lang w:val="es-PE"/>
        </w:rPr>
        <w:t xml:space="preserve">móvil, así </w:t>
      </w:r>
      <w:r w:rsidRPr="00E81883">
        <w:rPr>
          <w:lang w:val="es-PE"/>
        </w:rPr>
        <w:t>como</w:t>
      </w:r>
      <w:r w:rsidR="00EE04D6" w:rsidRPr="00E81883">
        <w:rPr>
          <w:lang w:val="es-PE"/>
        </w:rPr>
        <w:t>,</w:t>
      </w:r>
      <w:r w:rsidRPr="00E81883">
        <w:rPr>
          <w:lang w:val="es-PE"/>
        </w:rPr>
        <w:t xml:space="preserve"> Guinea Mobile </w:t>
      </w:r>
      <w:r w:rsidRPr="00E81883">
        <w:rPr>
          <w:lang w:val="es-PE"/>
        </w:rPr>
        <w:lastRenderedPageBreak/>
        <w:t xml:space="preserve">(dueña de las marcas Cuy Móvil y </w:t>
      </w:r>
      <w:proofErr w:type="spellStart"/>
      <w:r w:rsidRPr="00E81883">
        <w:rPr>
          <w:lang w:val="es-PE"/>
        </w:rPr>
        <w:t>Wings</w:t>
      </w:r>
      <w:proofErr w:type="spellEnd"/>
      <w:r w:rsidRPr="00E81883">
        <w:rPr>
          <w:lang w:val="es-PE"/>
        </w:rPr>
        <w:t xml:space="preserve"> Mobile)</w:t>
      </w:r>
      <w:r w:rsidR="00EE04D6" w:rsidRPr="00E81883">
        <w:rPr>
          <w:lang w:val="es-PE"/>
        </w:rPr>
        <w:t xml:space="preserve"> con </w:t>
      </w:r>
      <w:r w:rsidR="00B63296" w:rsidRPr="00E81883">
        <w:rPr>
          <w:lang w:val="es-PE"/>
        </w:rPr>
        <w:t xml:space="preserve">una subida de 1130%. </w:t>
      </w:r>
      <w:r w:rsidR="00EE04D6" w:rsidRPr="00E81883">
        <w:rPr>
          <w:lang w:val="es-PE"/>
        </w:rPr>
        <w:t>Asimismo,</w:t>
      </w:r>
      <w:r w:rsidR="00B63296" w:rsidRPr="00E81883">
        <w:rPr>
          <w:lang w:val="es-PE"/>
        </w:rPr>
        <w:t xml:space="preserve"> Flash Mobile alcanzó</w:t>
      </w:r>
      <w:r w:rsidR="00B23038" w:rsidRPr="00E81883">
        <w:rPr>
          <w:lang w:val="es-PE"/>
        </w:rPr>
        <w:t xml:space="preserve"> </w:t>
      </w:r>
      <w:r w:rsidR="00B63296" w:rsidRPr="00E81883">
        <w:rPr>
          <w:lang w:val="es-PE"/>
        </w:rPr>
        <w:t>siete veces más lo observado el año p</w:t>
      </w:r>
      <w:r w:rsidR="00B23038" w:rsidRPr="00E81883">
        <w:rPr>
          <w:lang w:val="es-PE"/>
        </w:rPr>
        <w:t>asado</w:t>
      </w:r>
      <w:r w:rsidR="00B63296" w:rsidRPr="00E81883">
        <w:rPr>
          <w:lang w:val="es-PE"/>
        </w:rPr>
        <w:t xml:space="preserve"> con 19 922 líneas.</w:t>
      </w:r>
    </w:p>
    <w:p w14:paraId="39B2D0D4" w14:textId="30151F62" w:rsidR="009F20FB" w:rsidRPr="00E81883" w:rsidRDefault="00EE04D6" w:rsidP="003211C5">
      <w:pPr>
        <w:ind w:left="1360"/>
        <w:rPr>
          <w:lang w:val="es-PE"/>
        </w:rPr>
      </w:pPr>
      <w:r w:rsidRPr="00E81883">
        <w:rPr>
          <w:lang w:val="es-PE"/>
        </w:rPr>
        <w:t>Además</w:t>
      </w:r>
      <w:r w:rsidR="00B63296" w:rsidRPr="00E81883">
        <w:rPr>
          <w:lang w:val="es-PE"/>
        </w:rPr>
        <w:t xml:space="preserve">, Bitel ganó 8,6% más de líneas, seguida de Entel que obtuvo 8,7 millones de líneas y Movistar que alcanzó </w:t>
      </w:r>
      <w:r w:rsidRPr="00E81883">
        <w:rPr>
          <w:lang w:val="es-PE"/>
        </w:rPr>
        <w:t>los 12,6 millones</w:t>
      </w:r>
      <w:r w:rsidR="00B63296" w:rsidRPr="00E81883">
        <w:rPr>
          <w:lang w:val="es-PE"/>
        </w:rPr>
        <w:t xml:space="preserve"> de líneas. Sin embargo, Claro se hizo de 11,2 millones de líneas móviles, un retroceso de 4,4% respecto a marzo del año pasado.</w:t>
      </w:r>
    </w:p>
    <w:p w14:paraId="6536E2A7" w14:textId="6A0E421E" w:rsidR="00B33EE5" w:rsidRPr="00E81883" w:rsidRDefault="00490010" w:rsidP="00490010">
      <w:pPr>
        <w:ind w:left="1360"/>
        <w:rPr>
          <w:lang w:val="es-PE"/>
        </w:rPr>
      </w:pPr>
      <w:r w:rsidRPr="00E81883">
        <w:rPr>
          <w:lang w:val="es-PE"/>
        </w:rPr>
        <w:t>A continuación,</w:t>
      </w:r>
      <w:r w:rsidR="00B66AD3" w:rsidRPr="00E81883">
        <w:rPr>
          <w:lang w:val="es-PE"/>
        </w:rPr>
        <w:t xml:space="preserve"> PUNKU (El portal a la información de las telecomunicaciones)</w:t>
      </w:r>
      <w:r w:rsidRPr="00E81883">
        <w:rPr>
          <w:lang w:val="es-PE"/>
        </w:rPr>
        <w:t xml:space="preserve"> muestra </w:t>
      </w:r>
      <w:r w:rsidR="00B66AD3" w:rsidRPr="00E81883">
        <w:rPr>
          <w:lang w:val="es-PE"/>
        </w:rPr>
        <w:t>la posición neta mensual de la portabilidad en telefonía móvil</w:t>
      </w:r>
      <w:r w:rsidR="003211C5" w:rsidRPr="00E81883">
        <w:rPr>
          <w:lang w:val="es-PE"/>
        </w:rPr>
        <w:t>.</w:t>
      </w:r>
    </w:p>
    <w:p w14:paraId="621F63EE" w14:textId="05F3217B" w:rsidR="00B63296" w:rsidRPr="00E81883" w:rsidRDefault="009F20FB" w:rsidP="00B63296">
      <w:pPr>
        <w:rPr>
          <w:lang w:val="es-PE"/>
        </w:rPr>
      </w:pPr>
      <w:r w:rsidRPr="00E81883">
        <w:rPr>
          <w:noProof/>
          <w:lang w:val="es-PE"/>
        </w:rPr>
        <w:drawing>
          <wp:inline distT="0" distB="0" distL="0" distR="0" wp14:anchorId="10CBDD87" wp14:editId="799ECC2F">
            <wp:extent cx="5579745" cy="2729230"/>
            <wp:effectExtent l="0" t="0" r="190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2729230"/>
                    </a:xfrm>
                    <a:prstGeom prst="rect">
                      <a:avLst/>
                    </a:prstGeom>
                  </pic:spPr>
                </pic:pic>
              </a:graphicData>
            </a:graphic>
          </wp:inline>
        </w:drawing>
      </w:r>
    </w:p>
    <w:p w14:paraId="32BC1910" w14:textId="1E7E0AF3" w:rsidR="002E70C0" w:rsidRPr="00E81883" w:rsidRDefault="00B63296" w:rsidP="001B67F0">
      <w:pPr>
        <w:ind w:left="556" w:firstLine="720"/>
        <w:rPr>
          <w:lang w:val="es-PE"/>
        </w:rPr>
      </w:pPr>
      <w:r w:rsidRPr="00E81883">
        <w:rPr>
          <w:lang w:val="es-PE"/>
        </w:rPr>
        <w:t xml:space="preserve">Fuente  </w:t>
      </w:r>
      <w:hyperlink r:id="rId12" w:history="1">
        <w:r w:rsidR="003211C5" w:rsidRPr="00E81883">
          <w:rPr>
            <w:rStyle w:val="Hipervnculo"/>
            <w:lang w:val="es-PE"/>
          </w:rPr>
          <w:t>https://punku.osiptel.gob.pe/</w:t>
        </w:r>
      </w:hyperlink>
    </w:p>
    <w:p w14:paraId="03F55516" w14:textId="2D9711F2" w:rsidR="00185F88" w:rsidRPr="00E81883" w:rsidRDefault="00185F88" w:rsidP="001B67F0">
      <w:pPr>
        <w:ind w:left="1276"/>
        <w:rPr>
          <w:lang w:val="es-PE"/>
        </w:rPr>
      </w:pPr>
      <w:r w:rsidRPr="00E81883">
        <w:rPr>
          <w:lang w:val="es-PE"/>
        </w:rPr>
        <w:t>De la misma manera Osiptel en sus redes sociales no</w:t>
      </w:r>
      <w:r w:rsidR="00AA5A7C" w:rsidRPr="00E81883">
        <w:rPr>
          <w:lang w:val="es-PE"/>
        </w:rPr>
        <w:t>s</w:t>
      </w:r>
      <w:r w:rsidRPr="00E81883">
        <w:rPr>
          <w:lang w:val="es-PE"/>
        </w:rPr>
        <w:t xml:space="preserve"> muestra un cuadro comparativo con las líneas </w:t>
      </w:r>
      <w:r w:rsidR="00AA5A7C" w:rsidRPr="00E81883">
        <w:rPr>
          <w:lang w:val="es-PE"/>
        </w:rPr>
        <w:t xml:space="preserve">captadas </w:t>
      </w:r>
      <w:r w:rsidRPr="00E81883">
        <w:rPr>
          <w:lang w:val="es-PE"/>
        </w:rPr>
        <w:t>por operador</w:t>
      </w:r>
      <w:r w:rsidR="00E225BB" w:rsidRPr="00E81883">
        <w:rPr>
          <w:lang w:val="es-PE"/>
        </w:rPr>
        <w:t>.</w:t>
      </w:r>
    </w:p>
    <w:p w14:paraId="63E0BD17" w14:textId="5A45D09F" w:rsidR="003211C5" w:rsidRPr="00E81883" w:rsidRDefault="00C0782D" w:rsidP="00C0782D">
      <w:pPr>
        <w:ind w:firstLine="1276"/>
        <w:rPr>
          <w:lang w:val="es-PE"/>
        </w:rPr>
      </w:pPr>
      <w:r w:rsidRPr="00E81883">
        <w:rPr>
          <w:b/>
          <w:bCs/>
          <w:noProof/>
          <w:u w:val="single"/>
          <w:lang w:val="es-PE"/>
        </w:rPr>
        <w:lastRenderedPageBreak/>
        <w:drawing>
          <wp:inline distT="0" distB="0" distL="0" distR="0" wp14:anchorId="4F75E314" wp14:editId="5A0AA783">
            <wp:extent cx="3524250" cy="3173262"/>
            <wp:effectExtent l="0" t="0" r="0" b="8255"/>
            <wp:docPr id="4"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abla&#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41128" cy="3188459"/>
                    </a:xfrm>
                    <a:prstGeom prst="rect">
                      <a:avLst/>
                    </a:prstGeom>
                  </pic:spPr>
                </pic:pic>
              </a:graphicData>
            </a:graphic>
          </wp:inline>
        </w:drawing>
      </w:r>
    </w:p>
    <w:p w14:paraId="4680405F" w14:textId="19B6BD49" w:rsidR="00B63296" w:rsidRPr="00E81883" w:rsidRDefault="00B63296" w:rsidP="00185F88">
      <w:pPr>
        <w:ind w:left="556" w:firstLine="720"/>
        <w:rPr>
          <w:lang w:val="es-PE"/>
        </w:rPr>
      </w:pPr>
      <w:r w:rsidRPr="00E81883">
        <w:rPr>
          <w:lang w:val="es-PE"/>
        </w:rPr>
        <w:t xml:space="preserve">Fuente </w:t>
      </w:r>
      <w:hyperlink r:id="rId14" w:history="1">
        <w:r w:rsidR="001B67F0" w:rsidRPr="00E81883">
          <w:rPr>
            <w:rStyle w:val="Hipervnculo"/>
            <w:lang w:val="es-PE"/>
          </w:rPr>
          <w:t>https://www.facebook.com/OsiptelOficial/photos/1585052828365055</w:t>
        </w:r>
      </w:hyperlink>
    </w:p>
    <w:p w14:paraId="46D9B804" w14:textId="153A37DC" w:rsidR="002E70C0" w:rsidRPr="00E81883" w:rsidRDefault="002E70C0" w:rsidP="00E6344C">
      <w:pPr>
        <w:ind w:left="1360"/>
        <w:rPr>
          <w:b/>
          <w:bCs/>
          <w:u w:val="single"/>
          <w:lang w:val="es-PE"/>
        </w:rPr>
      </w:pPr>
    </w:p>
    <w:p w14:paraId="48317CB0" w14:textId="6F04BDD2" w:rsidR="00E6344C" w:rsidRPr="00E81883" w:rsidRDefault="00E6344C" w:rsidP="00E6344C">
      <w:pPr>
        <w:ind w:left="1360"/>
        <w:rPr>
          <w:b/>
          <w:bCs/>
          <w:u w:val="single"/>
          <w:lang w:val="es-PE"/>
        </w:rPr>
      </w:pPr>
      <w:r w:rsidRPr="00E81883">
        <w:rPr>
          <w:b/>
          <w:bCs/>
          <w:u w:val="single"/>
          <w:lang w:val="es-PE"/>
        </w:rPr>
        <w:t>Poder de negociación de los proveedores</w:t>
      </w:r>
    </w:p>
    <w:p w14:paraId="23F31235" w14:textId="11EBA840" w:rsidR="008763F8" w:rsidRPr="00E81883" w:rsidRDefault="001B2B64" w:rsidP="00E6344C">
      <w:pPr>
        <w:ind w:left="1360"/>
        <w:rPr>
          <w:lang w:val="es-PE"/>
        </w:rPr>
      </w:pPr>
      <w:r w:rsidRPr="00E81883">
        <w:rPr>
          <w:lang w:val="es-PE"/>
        </w:rPr>
        <w:t xml:space="preserve">Entel posee una gran cantidad de </w:t>
      </w:r>
      <w:r w:rsidR="008C389D" w:rsidRPr="00E81883">
        <w:rPr>
          <w:lang w:val="es-PE"/>
        </w:rPr>
        <w:t>proveedores que cuentan con una gran capacidad de negociación</w:t>
      </w:r>
      <w:r w:rsidRPr="00E81883">
        <w:rPr>
          <w:lang w:val="es-PE"/>
        </w:rPr>
        <w:t xml:space="preserve">, </w:t>
      </w:r>
      <w:r w:rsidR="008C389D" w:rsidRPr="00E81883">
        <w:rPr>
          <w:lang w:val="es-PE"/>
        </w:rPr>
        <w:t>esto los lleva a ofrecer</w:t>
      </w:r>
      <w:r w:rsidRPr="00E81883">
        <w:rPr>
          <w:lang w:val="es-PE"/>
        </w:rPr>
        <w:t xml:space="preserve"> una amplia gama de productos a distintos segmentos de la industria</w:t>
      </w:r>
      <w:r w:rsidR="008C389D" w:rsidRPr="00E81883">
        <w:rPr>
          <w:lang w:val="es-PE"/>
        </w:rPr>
        <w:t>, además h</w:t>
      </w:r>
      <w:r w:rsidRPr="00E81883">
        <w:rPr>
          <w:lang w:val="es-PE"/>
        </w:rPr>
        <w:t xml:space="preserve">a creado alianzas estratégicas </w:t>
      </w:r>
      <w:r w:rsidR="008C389D" w:rsidRPr="00E81883">
        <w:rPr>
          <w:lang w:val="es-PE"/>
        </w:rPr>
        <w:t>de</w:t>
      </w:r>
      <w:r w:rsidRPr="00E81883">
        <w:rPr>
          <w:lang w:val="es-PE"/>
        </w:rPr>
        <w:t xml:space="preserve"> largo plazo con empresas extranjeras como por ejemplo Vodafone </w:t>
      </w:r>
      <w:proofErr w:type="spellStart"/>
      <w:r w:rsidRPr="00E81883">
        <w:rPr>
          <w:lang w:val="es-PE"/>
        </w:rPr>
        <w:t>Group</w:t>
      </w:r>
      <w:proofErr w:type="spellEnd"/>
      <w:r w:rsidRPr="00E81883">
        <w:rPr>
          <w:lang w:val="es-PE"/>
        </w:rPr>
        <w:t xml:space="preserve">, </w:t>
      </w:r>
      <w:r w:rsidR="008C389D" w:rsidRPr="00E81883">
        <w:rPr>
          <w:lang w:val="es-PE"/>
        </w:rPr>
        <w:t>para</w:t>
      </w:r>
      <w:r w:rsidRPr="00E81883">
        <w:rPr>
          <w:lang w:val="es-PE"/>
        </w:rPr>
        <w:t xml:space="preserve"> satisfacer a </w:t>
      </w:r>
      <w:r w:rsidR="008C389D" w:rsidRPr="00E81883">
        <w:rPr>
          <w:lang w:val="es-PE"/>
        </w:rPr>
        <w:t>sus consumidores</w:t>
      </w:r>
      <w:r w:rsidRPr="00E81883">
        <w:rPr>
          <w:lang w:val="es-PE"/>
        </w:rPr>
        <w:t xml:space="preserve"> con la última tecnología del mercad</w:t>
      </w:r>
      <w:r w:rsidR="008C389D" w:rsidRPr="00E81883">
        <w:rPr>
          <w:lang w:val="es-PE"/>
        </w:rPr>
        <w:t>o</w:t>
      </w:r>
      <w:r w:rsidRPr="00E81883">
        <w:rPr>
          <w:lang w:val="es-PE"/>
        </w:rPr>
        <w:t>.</w:t>
      </w:r>
    </w:p>
    <w:p w14:paraId="18A248EA" w14:textId="5749D374" w:rsidR="00033EFB" w:rsidRPr="00E81883" w:rsidRDefault="00033EFB" w:rsidP="00E6344C">
      <w:pPr>
        <w:ind w:left="1360"/>
        <w:rPr>
          <w:lang w:val="es-PE"/>
        </w:rPr>
      </w:pPr>
      <w:r w:rsidRPr="00E81883">
        <w:rPr>
          <w:lang w:val="es-PE"/>
        </w:rPr>
        <w:t>Por lo que determinamos que el nivel de negociación de los proveedores es de medio a alto.</w:t>
      </w:r>
    </w:p>
    <w:p w14:paraId="2D8938F7" w14:textId="1C9C858C" w:rsidR="00E6344C" w:rsidRPr="00E81883" w:rsidRDefault="00E6344C" w:rsidP="00E6344C">
      <w:pPr>
        <w:ind w:left="1360"/>
        <w:rPr>
          <w:b/>
          <w:bCs/>
          <w:u w:val="single"/>
          <w:lang w:val="es-PE"/>
        </w:rPr>
      </w:pPr>
      <w:r w:rsidRPr="00E81883">
        <w:rPr>
          <w:b/>
          <w:bCs/>
          <w:u w:val="single"/>
          <w:lang w:val="es-PE"/>
        </w:rPr>
        <w:t>Poder de negociación de los compradores</w:t>
      </w:r>
    </w:p>
    <w:p w14:paraId="684A6313" w14:textId="4BBC262E" w:rsidR="00CB79AB" w:rsidRPr="00E81883" w:rsidRDefault="00F9505E" w:rsidP="00F75F8B">
      <w:pPr>
        <w:ind w:left="1360"/>
        <w:rPr>
          <w:lang w:val="es-PE"/>
        </w:rPr>
      </w:pPr>
      <w:r w:rsidRPr="00E81883">
        <w:rPr>
          <w:lang w:val="es-PE"/>
        </w:rPr>
        <w:t>El acceso a internet</w:t>
      </w:r>
      <w:r w:rsidR="00CB79AB" w:rsidRPr="00E81883">
        <w:rPr>
          <w:lang w:val="es-PE"/>
        </w:rPr>
        <w:t xml:space="preserve"> </w:t>
      </w:r>
      <w:r w:rsidR="00D934C8" w:rsidRPr="00E81883">
        <w:rPr>
          <w:lang w:val="es-PE"/>
        </w:rPr>
        <w:t xml:space="preserve">permite </w:t>
      </w:r>
      <w:r w:rsidR="00CB79AB" w:rsidRPr="00E81883">
        <w:rPr>
          <w:lang w:val="es-PE"/>
        </w:rPr>
        <w:t xml:space="preserve">que los </w:t>
      </w:r>
      <w:r w:rsidRPr="00E81883">
        <w:rPr>
          <w:lang w:val="es-PE"/>
        </w:rPr>
        <w:t>consumidores estén</w:t>
      </w:r>
      <w:r w:rsidR="00CB79AB" w:rsidRPr="00E81883">
        <w:rPr>
          <w:lang w:val="es-PE"/>
        </w:rPr>
        <w:t xml:space="preserve"> informados </w:t>
      </w:r>
      <w:r w:rsidR="00D934C8" w:rsidRPr="00E81883">
        <w:rPr>
          <w:lang w:val="es-PE"/>
        </w:rPr>
        <w:t xml:space="preserve">y </w:t>
      </w:r>
      <w:r w:rsidR="00CB79AB" w:rsidRPr="00E81883">
        <w:rPr>
          <w:lang w:val="es-PE"/>
        </w:rPr>
        <w:t>pued</w:t>
      </w:r>
      <w:r w:rsidR="00D934C8" w:rsidRPr="00E81883">
        <w:rPr>
          <w:lang w:val="es-PE"/>
        </w:rPr>
        <w:t>a</w:t>
      </w:r>
      <w:r w:rsidR="00CB79AB" w:rsidRPr="00E81883">
        <w:rPr>
          <w:lang w:val="es-PE"/>
        </w:rPr>
        <w:t>n comparar precios en línea</w:t>
      </w:r>
      <w:r w:rsidR="00D934C8" w:rsidRPr="00E81883">
        <w:rPr>
          <w:lang w:val="es-PE"/>
        </w:rPr>
        <w:t>,</w:t>
      </w:r>
      <w:r w:rsidR="00CB79AB" w:rsidRPr="00E81883">
        <w:rPr>
          <w:lang w:val="es-PE"/>
        </w:rPr>
        <w:t xml:space="preserve"> recopila</w:t>
      </w:r>
      <w:r w:rsidR="00D934C8" w:rsidRPr="00E81883">
        <w:rPr>
          <w:lang w:val="es-PE"/>
        </w:rPr>
        <w:t>ndo</w:t>
      </w:r>
      <w:r w:rsidR="00CB79AB" w:rsidRPr="00E81883">
        <w:rPr>
          <w:lang w:val="es-PE"/>
        </w:rPr>
        <w:t xml:space="preserve"> información al instante sobre una amplia variedad de productos y las empresas que los ofertan</w:t>
      </w:r>
      <w:r w:rsidR="00D934C8" w:rsidRPr="00E81883">
        <w:rPr>
          <w:lang w:val="es-PE"/>
        </w:rPr>
        <w:t>.</w:t>
      </w:r>
    </w:p>
    <w:p w14:paraId="7C4C89BE" w14:textId="5C8F21CA" w:rsidR="00D10B36" w:rsidRPr="00E81883" w:rsidRDefault="00F75F8B" w:rsidP="00D10B36">
      <w:pPr>
        <w:ind w:left="1360"/>
        <w:rPr>
          <w:lang w:val="es-PE"/>
        </w:rPr>
      </w:pPr>
      <w:r w:rsidRPr="00E81883">
        <w:rPr>
          <w:lang w:val="es-PE"/>
        </w:rPr>
        <w:t>Existe cada</w:t>
      </w:r>
      <w:r w:rsidR="008623C3" w:rsidRPr="00E81883">
        <w:rPr>
          <w:lang w:val="es-PE"/>
        </w:rPr>
        <w:t xml:space="preserve"> vez más líneas activas en el servicio móvil,</w:t>
      </w:r>
      <w:r w:rsidRPr="00E81883">
        <w:rPr>
          <w:lang w:val="es-PE"/>
        </w:rPr>
        <w:t xml:space="preserve"> de modo que</w:t>
      </w:r>
      <w:r w:rsidR="008623C3" w:rsidRPr="00E81883">
        <w:rPr>
          <w:lang w:val="es-PE"/>
        </w:rPr>
        <w:t xml:space="preserve"> la competencia entre las empresas operadoras seguirá siendo beneficiosa para </w:t>
      </w:r>
      <w:r w:rsidR="008623C3" w:rsidRPr="00E81883">
        <w:rPr>
          <w:lang w:val="es-PE"/>
        </w:rPr>
        <w:lastRenderedPageBreak/>
        <w:t>los usuarios</w:t>
      </w:r>
      <w:r w:rsidR="00D10B36" w:rsidRPr="00E81883">
        <w:rPr>
          <w:lang w:val="es-PE"/>
        </w:rPr>
        <w:t>, generando que las empresas deban reconfigurar sus estrategias para prevalecer en el mercado.</w:t>
      </w:r>
    </w:p>
    <w:p w14:paraId="36F2DE8B" w14:textId="514F643D" w:rsidR="008623C3" w:rsidRPr="00E81883" w:rsidRDefault="008623C3" w:rsidP="008623C3">
      <w:pPr>
        <w:ind w:left="1360"/>
        <w:rPr>
          <w:lang w:val="es-PE"/>
        </w:rPr>
      </w:pPr>
      <w:r w:rsidRPr="00E81883">
        <w:rPr>
          <w:lang w:val="es-PE"/>
        </w:rPr>
        <w:t xml:space="preserve">Para facilitar la comparación y evaluación de distintos planes tarifarios vigentes de todas las empresas operadoras de una manera sencilla y </w:t>
      </w:r>
      <w:r w:rsidR="00E02C7A" w:rsidRPr="00E81883">
        <w:rPr>
          <w:lang w:val="es-PE"/>
        </w:rPr>
        <w:t>amigable, OSIPTEL</w:t>
      </w:r>
      <w:r w:rsidRPr="00E81883">
        <w:rPr>
          <w:lang w:val="es-PE"/>
        </w:rPr>
        <w:t xml:space="preserve"> creó la herramienta digital </w:t>
      </w:r>
      <w:proofErr w:type="spellStart"/>
      <w:r w:rsidRPr="00E81883">
        <w:rPr>
          <w:lang w:val="es-PE"/>
        </w:rPr>
        <w:t>Comparatel</w:t>
      </w:r>
      <w:proofErr w:type="spellEnd"/>
      <w:r w:rsidR="00D10B36" w:rsidRPr="00E81883">
        <w:rPr>
          <w:lang w:val="es-PE"/>
        </w:rPr>
        <w:t xml:space="preserve"> </w:t>
      </w:r>
      <w:hyperlink r:id="rId15" w:history="1">
        <w:r w:rsidR="00D10B36" w:rsidRPr="00E81883">
          <w:rPr>
            <w:rStyle w:val="Hipervnculo"/>
            <w:lang w:val="es-PE"/>
          </w:rPr>
          <w:t>www.comparatel.pe</w:t>
        </w:r>
      </w:hyperlink>
      <w:r w:rsidRPr="00E81883">
        <w:rPr>
          <w:lang w:val="es-PE"/>
        </w:rPr>
        <w:t xml:space="preserve"> </w:t>
      </w:r>
    </w:p>
    <w:p w14:paraId="3BBC1DD5" w14:textId="30C4DD5D" w:rsidR="008623C3" w:rsidRPr="00E81883" w:rsidRDefault="00D10B36" w:rsidP="00A8590E">
      <w:pPr>
        <w:ind w:left="709"/>
        <w:rPr>
          <w:lang w:val="es-PE"/>
        </w:rPr>
      </w:pPr>
      <w:r w:rsidRPr="00E81883">
        <w:rPr>
          <w:noProof/>
          <w:lang w:val="es-PE"/>
        </w:rPr>
        <w:drawing>
          <wp:inline distT="0" distB="0" distL="0" distR="0" wp14:anchorId="16422089" wp14:editId="34228EDA">
            <wp:extent cx="5579745" cy="3770630"/>
            <wp:effectExtent l="0" t="0" r="1905"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3770630"/>
                    </a:xfrm>
                    <a:prstGeom prst="rect">
                      <a:avLst/>
                    </a:prstGeom>
                  </pic:spPr>
                </pic:pic>
              </a:graphicData>
            </a:graphic>
          </wp:inline>
        </w:drawing>
      </w:r>
    </w:p>
    <w:p w14:paraId="0B6D1207" w14:textId="30B129CB" w:rsidR="00033EFB" w:rsidRPr="00E81883" w:rsidRDefault="00033EFB" w:rsidP="00033EFB">
      <w:pPr>
        <w:ind w:left="1360" w:firstLine="79"/>
        <w:rPr>
          <w:lang w:val="es-PE"/>
        </w:rPr>
      </w:pPr>
      <w:r w:rsidRPr="00E81883">
        <w:rPr>
          <w:lang w:val="es-PE"/>
        </w:rPr>
        <w:t xml:space="preserve">Por lo que determinamos que el nivel de negociación de los </w:t>
      </w:r>
      <w:r w:rsidR="009F1DF0" w:rsidRPr="00E81883">
        <w:rPr>
          <w:lang w:val="es-PE"/>
        </w:rPr>
        <w:t>compradores</w:t>
      </w:r>
      <w:r w:rsidRPr="00E81883">
        <w:rPr>
          <w:lang w:val="es-PE"/>
        </w:rPr>
        <w:t xml:space="preserve"> es de medio a alto.</w:t>
      </w:r>
    </w:p>
    <w:p w14:paraId="045B2B15" w14:textId="0ACCD5E1" w:rsidR="00E6344C" w:rsidRPr="00E81883" w:rsidRDefault="00E6344C" w:rsidP="00E6344C">
      <w:pPr>
        <w:ind w:left="1360"/>
        <w:rPr>
          <w:b/>
          <w:bCs/>
          <w:u w:val="single"/>
          <w:lang w:val="es-PE"/>
        </w:rPr>
      </w:pPr>
      <w:r w:rsidRPr="00E81883">
        <w:rPr>
          <w:b/>
          <w:bCs/>
          <w:u w:val="single"/>
          <w:lang w:val="es-PE"/>
        </w:rPr>
        <w:t>Amenaza de productos o servicios sustitutivos</w:t>
      </w:r>
    </w:p>
    <w:p w14:paraId="5D31EBBD" w14:textId="7D359687" w:rsidR="00D65F87" w:rsidRPr="00E81883" w:rsidRDefault="00D65F87" w:rsidP="009F1DF0">
      <w:pPr>
        <w:ind w:left="1360" w:firstLine="79"/>
        <w:rPr>
          <w:lang w:val="es-PE"/>
        </w:rPr>
      </w:pPr>
      <w:r w:rsidRPr="00E81883">
        <w:rPr>
          <w:lang w:val="es-PE"/>
        </w:rPr>
        <w:t xml:space="preserve">Para los servicios de telecomunicaciones en general no se observa un sustituto. </w:t>
      </w:r>
      <w:r w:rsidR="009F1DF0" w:rsidRPr="00E81883">
        <w:rPr>
          <w:lang w:val="es-PE"/>
        </w:rPr>
        <w:t xml:space="preserve">Por lo que determinamos que el nivel de amenaza de los </w:t>
      </w:r>
      <w:r w:rsidR="000F7E8C" w:rsidRPr="00E81883">
        <w:rPr>
          <w:lang w:val="es-PE"/>
        </w:rPr>
        <w:t>servicios sustitutos</w:t>
      </w:r>
      <w:r w:rsidR="009F1DF0" w:rsidRPr="00E81883">
        <w:rPr>
          <w:lang w:val="es-PE"/>
        </w:rPr>
        <w:t xml:space="preserve"> es de </w:t>
      </w:r>
      <w:r w:rsidR="000F7E8C" w:rsidRPr="00E81883">
        <w:rPr>
          <w:lang w:val="es-PE"/>
        </w:rPr>
        <w:t>bajo</w:t>
      </w:r>
      <w:r w:rsidR="009F1DF0" w:rsidRPr="00E81883">
        <w:rPr>
          <w:lang w:val="es-PE"/>
        </w:rPr>
        <w:t xml:space="preserve"> a </w:t>
      </w:r>
      <w:r w:rsidR="000F7E8C" w:rsidRPr="00E81883">
        <w:rPr>
          <w:lang w:val="es-PE"/>
        </w:rPr>
        <w:t>nulo</w:t>
      </w:r>
      <w:r w:rsidR="009F1DF0" w:rsidRPr="00E81883">
        <w:rPr>
          <w:lang w:val="es-PE"/>
        </w:rPr>
        <w:t>.</w:t>
      </w:r>
    </w:p>
    <w:p w14:paraId="0D902102" w14:textId="7D0DFCFB" w:rsidR="00565A48" w:rsidRPr="00E81883" w:rsidRDefault="00D65F87" w:rsidP="00E02C7A">
      <w:pPr>
        <w:ind w:left="1360"/>
        <w:rPr>
          <w:lang w:val="es-PE"/>
        </w:rPr>
      </w:pPr>
      <w:r w:rsidRPr="00E81883">
        <w:rPr>
          <w:lang w:val="es-PE"/>
        </w:rPr>
        <w:t xml:space="preserve">Sin embargo, se puede identificar un sustituto de la telefonía móvil y fija (servicios de Voz), donde están participando fuertemente los </w:t>
      </w:r>
      <w:proofErr w:type="spellStart"/>
      <w:r w:rsidRPr="00E81883">
        <w:rPr>
          <w:lang w:val="es-PE"/>
        </w:rPr>
        <w:t>Over</w:t>
      </w:r>
      <w:proofErr w:type="spellEnd"/>
      <w:r w:rsidRPr="00E81883">
        <w:rPr>
          <w:lang w:val="es-PE"/>
        </w:rPr>
        <w:t>-</w:t>
      </w:r>
      <w:proofErr w:type="spellStart"/>
      <w:r w:rsidRPr="00E81883">
        <w:rPr>
          <w:lang w:val="es-PE"/>
        </w:rPr>
        <w:t>the</w:t>
      </w:r>
      <w:proofErr w:type="spellEnd"/>
      <w:r w:rsidRPr="00E81883">
        <w:rPr>
          <w:lang w:val="es-PE"/>
        </w:rPr>
        <w:t>-top (OTT), servicios que utilizan la red de datos para ofrecer servicios de voz</w:t>
      </w:r>
      <w:r w:rsidR="00E02C7A" w:rsidRPr="00E81883">
        <w:rPr>
          <w:lang w:val="es-PE"/>
        </w:rPr>
        <w:t>. El público masivo opta por este tipo de servicios dado su menor costo</w:t>
      </w:r>
    </w:p>
    <w:p w14:paraId="1F163E13" w14:textId="77777777" w:rsidR="00A8590E" w:rsidRDefault="00A8590E" w:rsidP="00E6344C">
      <w:pPr>
        <w:ind w:left="1360"/>
        <w:rPr>
          <w:b/>
          <w:bCs/>
          <w:u w:val="single"/>
          <w:lang w:val="es-PE"/>
        </w:rPr>
      </w:pPr>
    </w:p>
    <w:p w14:paraId="21056001" w14:textId="135AD7D2" w:rsidR="00E6344C" w:rsidRPr="00E81883" w:rsidRDefault="00E6344C" w:rsidP="00E6344C">
      <w:pPr>
        <w:ind w:left="1360"/>
        <w:rPr>
          <w:b/>
          <w:bCs/>
          <w:u w:val="single"/>
          <w:lang w:val="es-PE"/>
        </w:rPr>
      </w:pPr>
      <w:r w:rsidRPr="00E81883">
        <w:rPr>
          <w:b/>
          <w:bCs/>
          <w:u w:val="single"/>
          <w:lang w:val="es-PE"/>
        </w:rPr>
        <w:lastRenderedPageBreak/>
        <w:t>Rivalidad existente entre competidores de la industria</w:t>
      </w:r>
    </w:p>
    <w:p w14:paraId="2B90EFBA" w14:textId="77777777" w:rsidR="00D95B89" w:rsidRPr="00E81883" w:rsidRDefault="00484F8A" w:rsidP="00D95B89">
      <w:pPr>
        <w:ind w:left="1360"/>
        <w:rPr>
          <w:lang w:val="es-PE"/>
        </w:rPr>
      </w:pPr>
      <w:r w:rsidRPr="00E81883">
        <w:rPr>
          <w:lang w:val="es-PE"/>
        </w:rPr>
        <w:t>Si bien la empresa Entel se esfuerza por diferenciar su oferta de productos y servicios</w:t>
      </w:r>
      <w:r w:rsidR="00FC5D35" w:rsidRPr="00E81883">
        <w:rPr>
          <w:lang w:val="es-PE"/>
        </w:rPr>
        <w:t>, estos son</w:t>
      </w:r>
      <w:r w:rsidRPr="00E81883">
        <w:rPr>
          <w:lang w:val="es-PE"/>
        </w:rPr>
        <w:t xml:space="preserve"> similar al resto de los competidores</w:t>
      </w:r>
      <w:r w:rsidR="00FC5D35" w:rsidRPr="00E81883">
        <w:rPr>
          <w:lang w:val="es-PE"/>
        </w:rPr>
        <w:t>.</w:t>
      </w:r>
      <w:r w:rsidR="00D95B89" w:rsidRPr="00E81883">
        <w:rPr>
          <w:lang w:val="es-PE"/>
        </w:rPr>
        <w:t xml:space="preserve"> Lo que le impide proteger a sus clientes de la agresión comercial del resto de operadores móviles.</w:t>
      </w:r>
    </w:p>
    <w:p w14:paraId="61CDF6F9" w14:textId="68EB7268" w:rsidR="00484F8A" w:rsidRPr="00E81883" w:rsidRDefault="00FC5D35" w:rsidP="00D95B89">
      <w:pPr>
        <w:ind w:left="1360"/>
        <w:rPr>
          <w:lang w:val="es-PE"/>
        </w:rPr>
      </w:pPr>
      <w:r w:rsidRPr="00E81883">
        <w:rPr>
          <w:lang w:val="es-PE"/>
        </w:rPr>
        <w:t xml:space="preserve"> L</w:t>
      </w:r>
      <w:r w:rsidR="00484F8A" w:rsidRPr="00E81883">
        <w:rPr>
          <w:lang w:val="es-PE"/>
        </w:rPr>
        <w:t xml:space="preserve">a diferenciación </w:t>
      </w:r>
      <w:r w:rsidRPr="00E81883">
        <w:rPr>
          <w:lang w:val="es-PE"/>
        </w:rPr>
        <w:t xml:space="preserve">de servicio/producto </w:t>
      </w:r>
      <w:r w:rsidR="00484F8A" w:rsidRPr="00E81883">
        <w:rPr>
          <w:lang w:val="es-PE"/>
        </w:rPr>
        <w:t xml:space="preserve">se enfoca en la calidad, disponibilidad y valor agregado que pueden entregar al </w:t>
      </w:r>
      <w:r w:rsidRPr="00E81883">
        <w:rPr>
          <w:lang w:val="es-PE"/>
        </w:rPr>
        <w:t>consumidor</w:t>
      </w:r>
      <w:r w:rsidR="00484F8A" w:rsidRPr="00E81883">
        <w:rPr>
          <w:lang w:val="es-PE"/>
        </w:rPr>
        <w:t>.</w:t>
      </w:r>
    </w:p>
    <w:p w14:paraId="586372C8" w14:textId="08B91A8C" w:rsidR="00D95B89" w:rsidRPr="00E81883" w:rsidRDefault="00FC5D35" w:rsidP="00D95B89">
      <w:pPr>
        <w:ind w:left="1360"/>
        <w:rPr>
          <w:lang w:val="es-PE"/>
        </w:rPr>
      </w:pPr>
      <w:r w:rsidRPr="00E81883">
        <w:rPr>
          <w:lang w:val="es-PE"/>
        </w:rPr>
        <w:t>Las empresas de telecomunicaciones</w:t>
      </w:r>
      <w:r w:rsidR="00484F8A" w:rsidRPr="00E81883">
        <w:rPr>
          <w:lang w:val="es-PE"/>
        </w:rPr>
        <w:t xml:space="preserve"> </w:t>
      </w:r>
      <w:r w:rsidRPr="00E81883">
        <w:rPr>
          <w:lang w:val="es-PE"/>
        </w:rPr>
        <w:t>en Perú como Movistar y Claro s</w:t>
      </w:r>
      <w:r w:rsidR="00484F8A" w:rsidRPr="00E81883">
        <w:rPr>
          <w:lang w:val="es-PE"/>
        </w:rPr>
        <w:t>on</w:t>
      </w:r>
      <w:r w:rsidRPr="00E81883">
        <w:rPr>
          <w:lang w:val="es-PE"/>
        </w:rPr>
        <w:t xml:space="preserve"> </w:t>
      </w:r>
      <w:r w:rsidR="00484F8A" w:rsidRPr="00E81883">
        <w:rPr>
          <w:lang w:val="es-PE"/>
        </w:rPr>
        <w:t>marcas fuertes y reconocidas, lo que</w:t>
      </w:r>
      <w:r w:rsidRPr="00E81883">
        <w:rPr>
          <w:lang w:val="es-PE"/>
        </w:rPr>
        <w:t xml:space="preserve"> </w:t>
      </w:r>
      <w:r w:rsidR="00484F8A" w:rsidRPr="00E81883">
        <w:rPr>
          <w:lang w:val="es-PE"/>
        </w:rPr>
        <w:t>les permite ofrecer servicios de valor agregado más competitivos</w:t>
      </w:r>
      <w:r w:rsidRPr="00E81883">
        <w:rPr>
          <w:lang w:val="es-PE"/>
        </w:rPr>
        <w:t xml:space="preserve"> </w:t>
      </w:r>
      <w:r w:rsidR="00484F8A" w:rsidRPr="00E81883">
        <w:rPr>
          <w:lang w:val="es-PE"/>
        </w:rPr>
        <w:t>e innovadores.</w:t>
      </w:r>
    </w:p>
    <w:p w14:paraId="403C146C" w14:textId="384355CC" w:rsidR="000F7E8C" w:rsidRPr="00E81883" w:rsidRDefault="000F7E8C" w:rsidP="00D95B89">
      <w:pPr>
        <w:ind w:left="1360"/>
        <w:rPr>
          <w:lang w:val="es-PE"/>
        </w:rPr>
      </w:pPr>
      <w:r w:rsidRPr="00E81883">
        <w:rPr>
          <w:lang w:val="es-PE"/>
        </w:rPr>
        <w:t xml:space="preserve">Por lo que determinamos que el nivel de </w:t>
      </w:r>
      <w:r w:rsidR="003C6873" w:rsidRPr="00E81883">
        <w:rPr>
          <w:lang w:val="es-PE"/>
        </w:rPr>
        <w:t>rivalidad</w:t>
      </w:r>
      <w:r w:rsidRPr="00E81883">
        <w:rPr>
          <w:lang w:val="es-PE"/>
        </w:rPr>
        <w:t xml:space="preserve"> </w:t>
      </w:r>
      <w:r w:rsidR="003C6873" w:rsidRPr="00E81883">
        <w:rPr>
          <w:lang w:val="es-PE"/>
        </w:rPr>
        <w:t>entre competidores</w:t>
      </w:r>
      <w:r w:rsidRPr="00E81883">
        <w:rPr>
          <w:lang w:val="es-PE"/>
        </w:rPr>
        <w:t xml:space="preserve"> es de </w:t>
      </w:r>
      <w:r w:rsidR="0088654D" w:rsidRPr="00E81883">
        <w:rPr>
          <w:lang w:val="es-PE"/>
        </w:rPr>
        <w:t>medio</w:t>
      </w:r>
      <w:r w:rsidRPr="00E81883">
        <w:rPr>
          <w:lang w:val="es-PE"/>
        </w:rPr>
        <w:t xml:space="preserve"> a </w:t>
      </w:r>
      <w:r w:rsidR="0088654D" w:rsidRPr="00E81883">
        <w:rPr>
          <w:lang w:val="es-PE"/>
        </w:rPr>
        <w:t>alto</w:t>
      </w:r>
      <w:r w:rsidRPr="00E81883">
        <w:rPr>
          <w:lang w:val="es-PE"/>
        </w:rPr>
        <w:t>.</w:t>
      </w:r>
    </w:p>
    <w:p w14:paraId="6D866E73" w14:textId="211155D8" w:rsidR="00484F8A" w:rsidRPr="00E81883" w:rsidRDefault="00484F8A" w:rsidP="00484F8A">
      <w:pPr>
        <w:ind w:left="1360"/>
        <w:rPr>
          <w:lang w:val="es-PE"/>
        </w:rPr>
      </w:pPr>
    </w:p>
    <w:p w14:paraId="0B1A9ECA" w14:textId="0B778784" w:rsidR="005904FA" w:rsidRPr="00E81883" w:rsidRDefault="005904FA" w:rsidP="00FC3AD5">
      <w:pPr>
        <w:pStyle w:val="Ttulo2"/>
        <w:rPr>
          <w:lang w:val="es-PE"/>
        </w:rPr>
      </w:pPr>
      <w:bookmarkStart w:id="327" w:name="_Toc77196006"/>
      <w:r w:rsidRPr="00E81883">
        <w:rPr>
          <w:lang w:val="es-PE"/>
        </w:rPr>
        <w:t>Entorno general. Análisis PESTE.</w:t>
      </w:r>
      <w:bookmarkEnd w:id="327"/>
    </w:p>
    <w:p w14:paraId="3D1D4A53" w14:textId="77777777" w:rsidR="008D2311" w:rsidRPr="00D445A2" w:rsidRDefault="008D2311" w:rsidP="008D2311">
      <w:pPr>
        <w:rPr>
          <w:lang w:val="es-ES"/>
        </w:rPr>
      </w:pPr>
      <w:r w:rsidRPr="00A94D8A">
        <w:rPr>
          <w:b/>
          <w:u w:val="single"/>
          <w:lang w:val="es-ES"/>
        </w:rPr>
        <w:t>FACTOR POLÍTICO/LEGAL:</w:t>
      </w:r>
      <w:r w:rsidRPr="00D445A2">
        <w:rPr>
          <w:lang w:val="es-ES"/>
        </w:rPr>
        <w:t xml:space="preserve"> A nivel Político hasta el momento la empresa no ha tenido inconvenientes con los impuestos, pero ahora cabe mencionar que no se sabe cómo afectará o qué es lo que sucederá con lo mencionado debido al más probable gobierno que se viene de Pedro Castillo.</w:t>
      </w:r>
    </w:p>
    <w:p w14:paraId="27B91C8F" w14:textId="60D2912C" w:rsidR="008D2311" w:rsidRPr="00D445A2" w:rsidRDefault="008D2311" w:rsidP="008D2311">
      <w:pPr>
        <w:rPr>
          <w:lang w:val="es-ES"/>
        </w:rPr>
      </w:pPr>
      <w:r w:rsidRPr="00D445A2">
        <w:rPr>
          <w:lang w:val="es-ES"/>
        </w:rPr>
        <w:t xml:space="preserve">A nivel Legal, recordemos que en el mes de </w:t>
      </w:r>
      <w:r w:rsidR="00A8590E" w:rsidRPr="00D445A2">
        <w:rPr>
          <w:lang w:val="es-ES"/>
        </w:rPr>
        <w:t>abril</w:t>
      </w:r>
      <w:r w:rsidRPr="00D445A2">
        <w:rPr>
          <w:lang w:val="es-ES"/>
        </w:rPr>
        <w:t xml:space="preserve"> de </w:t>
      </w:r>
      <w:r w:rsidR="00A8590E" w:rsidRPr="00D445A2">
        <w:rPr>
          <w:lang w:val="es-ES"/>
        </w:rPr>
        <w:t>este</w:t>
      </w:r>
      <w:r w:rsidRPr="00D445A2">
        <w:rPr>
          <w:lang w:val="es-ES"/>
        </w:rPr>
        <w:t xml:space="preserve"> presente año la empresa fue perjudicada debido a que ofrecía la contratación del servicio público móvil de forma ambulatoria, esto conllevó a que sea multada con un monto de S/664,400 y cabe mencionar que aún continúa realizando contrataciones en puntos de venta no reportados a Osiptel, esto puede </w:t>
      </w:r>
      <w:r w:rsidRPr="00626F53">
        <w:rPr>
          <w:b/>
          <w:lang w:val="es-ES"/>
        </w:rPr>
        <w:t>PERJUDICAR</w:t>
      </w:r>
      <w:r w:rsidRPr="00D445A2">
        <w:rPr>
          <w:lang w:val="es-ES"/>
        </w:rPr>
        <w:t xml:space="preserve"> más a la empresa, ya que provocaría más multas (pérdida económica).</w:t>
      </w:r>
    </w:p>
    <w:p w14:paraId="03895B97" w14:textId="77777777" w:rsidR="008D2311" w:rsidRPr="00D445A2" w:rsidRDefault="008D2311" w:rsidP="008D2311">
      <w:pPr>
        <w:rPr>
          <w:lang w:val="es-ES"/>
        </w:rPr>
      </w:pPr>
    </w:p>
    <w:p w14:paraId="478B67D4" w14:textId="77777777" w:rsidR="008D2311" w:rsidRPr="00D445A2" w:rsidRDefault="008D2311" w:rsidP="008D2311">
      <w:pPr>
        <w:rPr>
          <w:lang w:val="es-ES"/>
        </w:rPr>
      </w:pPr>
      <w:r w:rsidRPr="00A94D8A">
        <w:rPr>
          <w:b/>
          <w:u w:val="single"/>
          <w:lang w:val="es-ES"/>
        </w:rPr>
        <w:t>FACTOR ECONÓMICO:</w:t>
      </w:r>
      <w:r w:rsidRPr="00D445A2">
        <w:rPr>
          <w:lang w:val="es-ES"/>
        </w:rPr>
        <w:t xml:space="preserve"> Hablemos desde 2017 a 2019, la empresa tuvo atractivos ingresos (valor económico generado), y en el caso del valor económico distribuido que es la inversión que hace la entidad en la cadena de valor por brindar sus servicios, compuestos por grupos de interés como proveedores, estado y comunidad.</w:t>
      </w:r>
    </w:p>
    <w:p w14:paraId="4A1AFDCA" w14:textId="77777777" w:rsidR="008D2311" w:rsidRPr="00D445A2" w:rsidRDefault="008D2311" w:rsidP="008D2311">
      <w:pPr>
        <w:rPr>
          <w:lang w:val="es-ES"/>
        </w:rPr>
      </w:pPr>
      <w:r w:rsidRPr="00D445A2">
        <w:rPr>
          <w:lang w:val="es-ES"/>
        </w:rPr>
        <w:lastRenderedPageBreak/>
        <w:t xml:space="preserve">En </w:t>
      </w:r>
      <w:r w:rsidRPr="00A94D8A">
        <w:rPr>
          <w:b/>
          <w:lang w:val="es-ES"/>
        </w:rPr>
        <w:t>VENTAJA</w:t>
      </w:r>
      <w:r w:rsidRPr="00D445A2">
        <w:rPr>
          <w:lang w:val="es-ES"/>
        </w:rPr>
        <w:t xml:space="preserve"> se resalta el aumento de 28.2% referente a 2018 y 70.1% a 2017. Otros ingresos en 2019, hubo un incremento debido a la venta de antenas, este monto representa S/384 millones del total de otros ingresos del año, pero cabe mencionar que también hubo </w:t>
      </w:r>
      <w:r w:rsidRPr="00A94D8A">
        <w:rPr>
          <w:b/>
          <w:lang w:val="es-ES"/>
        </w:rPr>
        <w:t>DISMINUCIÓN</w:t>
      </w:r>
      <w:r w:rsidRPr="00D445A2">
        <w:rPr>
          <w:lang w:val="es-ES"/>
        </w:rPr>
        <w:t xml:space="preserve"> de 4.7% en la inversión (valor económico distribuido) con respecto a 2018, decrecimiento que corresponde en gran medida a la disminución en el pago a proveedores de bienes, servicios e insumos por un importe de S/174 millones.</w:t>
      </w:r>
    </w:p>
    <w:p w14:paraId="08871D0E" w14:textId="77777777" w:rsidR="008D2311" w:rsidRPr="00D445A2" w:rsidRDefault="008D2311" w:rsidP="008D2311">
      <w:pPr>
        <w:rPr>
          <w:lang w:val="es-ES"/>
        </w:rPr>
      </w:pPr>
      <w:r w:rsidRPr="00D445A2">
        <w:rPr>
          <w:lang w:val="es-ES"/>
        </w:rPr>
        <w:t>Los ingresos también se expresan en las ventas por tipo de mercado, es decir, si el servicio ofrecido es adquirido por personas naturales o por empresas. En el mercado personas se observa un aumento del 30,8 % en los ingresos con respecto a 2018 y del 40,8 % con respecto a 2017.</w:t>
      </w:r>
    </w:p>
    <w:p w14:paraId="4272606D" w14:textId="00E9EDB8" w:rsidR="008D2311" w:rsidRPr="00D445A2" w:rsidRDefault="008D2311" w:rsidP="008D2311">
      <w:pPr>
        <w:rPr>
          <w:lang w:val="es-ES"/>
        </w:rPr>
      </w:pPr>
      <w:r w:rsidRPr="00D445A2">
        <w:rPr>
          <w:lang w:val="es-ES"/>
        </w:rPr>
        <w:t xml:space="preserve">Referente al mercado empresas (móvil y </w:t>
      </w:r>
      <w:r w:rsidR="00A8590E" w:rsidRPr="00D445A2">
        <w:rPr>
          <w:lang w:val="es-ES"/>
        </w:rPr>
        <w:t>fijo</w:t>
      </w:r>
      <w:r w:rsidRPr="00D445A2">
        <w:rPr>
          <w:lang w:val="es-ES"/>
        </w:rPr>
        <w:t>), se da una contracción del 23 % con respecto a 2018, debido al cambio de todas las líneas con RUC 10 (personas naturales con negocio) al mercado personas.</w:t>
      </w:r>
    </w:p>
    <w:p w14:paraId="38EA143C" w14:textId="77777777" w:rsidR="008D2311" w:rsidRPr="00D445A2" w:rsidRDefault="008D2311" w:rsidP="008D2311">
      <w:pPr>
        <w:rPr>
          <w:lang w:val="es-ES"/>
        </w:rPr>
      </w:pPr>
      <w:r w:rsidRPr="00D445A2">
        <w:rPr>
          <w:lang w:val="es-ES"/>
        </w:rPr>
        <w:t xml:space="preserve">Desde el 2014 hasta la fecha, la empresa se mantiene como líder en Portabilidad neta móvil </w:t>
      </w:r>
      <w:proofErr w:type="spellStart"/>
      <w:r w:rsidRPr="00D445A2">
        <w:rPr>
          <w:lang w:val="es-ES"/>
        </w:rPr>
        <w:t>postpago</w:t>
      </w:r>
      <w:proofErr w:type="spellEnd"/>
      <w:r w:rsidRPr="00D445A2">
        <w:rPr>
          <w:lang w:val="es-ES"/>
        </w:rPr>
        <w:t>, esto conlleva y seguirá conllevando mayores ingresos y con ello seguirá ayudando en mejorar la Infraestructura a nivel de señal y datos.</w:t>
      </w:r>
    </w:p>
    <w:p w14:paraId="07170516" w14:textId="77777777" w:rsidR="008D2311" w:rsidRPr="00D445A2" w:rsidRDefault="008D2311" w:rsidP="008D2311">
      <w:pPr>
        <w:rPr>
          <w:lang w:val="es-ES"/>
        </w:rPr>
      </w:pPr>
    </w:p>
    <w:p w14:paraId="192AD4D1" w14:textId="77777777" w:rsidR="008D2311" w:rsidRPr="00D445A2" w:rsidRDefault="008D2311" w:rsidP="008D2311">
      <w:pPr>
        <w:rPr>
          <w:lang w:val="es-ES"/>
        </w:rPr>
      </w:pPr>
      <w:r w:rsidRPr="00A94D8A">
        <w:rPr>
          <w:b/>
          <w:u w:val="single"/>
          <w:lang w:val="es-ES"/>
        </w:rPr>
        <w:t>FACTORES SOCIALES:</w:t>
      </w:r>
      <w:r w:rsidRPr="00D445A2">
        <w:rPr>
          <w:lang w:val="es-ES"/>
        </w:rPr>
        <w:t xml:space="preserve"> Desde 2018, han desarrollado el programa de capacitación "Señas que conectan" en la cual capacitan en lengua de señas peruana a nuestros asesores de atención en tienda, eso conlleva a responder con rapidez y ser concisos con miles de peruanos con discapacidad auditiva. Los próximos años la empresa buscará mantener en ritmo a sus empleados con estas capacitaciones y entraría en </w:t>
      </w:r>
      <w:r w:rsidRPr="00A94D8A">
        <w:rPr>
          <w:b/>
          <w:lang w:val="es-ES"/>
        </w:rPr>
        <w:t>VENTAJA</w:t>
      </w:r>
      <w:r w:rsidRPr="00D445A2">
        <w:rPr>
          <w:lang w:val="es-ES"/>
        </w:rPr>
        <w:t xml:space="preserve"> que con el fin de esta modalidad de comunicación se ponga en práctica no solo en algunos centros de atención si no en todos, asimismo con ello se estaría dando un mejor servicio de atención.</w:t>
      </w:r>
    </w:p>
    <w:p w14:paraId="1B3315C4" w14:textId="77777777" w:rsidR="008D2311" w:rsidRPr="00D445A2" w:rsidRDefault="008D2311" w:rsidP="008D2311">
      <w:pPr>
        <w:rPr>
          <w:lang w:val="es-ES"/>
        </w:rPr>
      </w:pPr>
      <w:r w:rsidRPr="00D445A2">
        <w:rPr>
          <w:lang w:val="es-ES"/>
        </w:rPr>
        <w:t xml:space="preserve">En 2019, presentamos la primera edición del Programa de Innovación </w:t>
      </w:r>
      <w:proofErr w:type="spellStart"/>
      <w:r w:rsidRPr="00D445A2">
        <w:rPr>
          <w:lang w:val="es-ES"/>
        </w:rPr>
        <w:t>Hacka</w:t>
      </w:r>
      <w:proofErr w:type="spellEnd"/>
      <w:r w:rsidRPr="00D445A2">
        <w:rPr>
          <w:lang w:val="es-ES"/>
        </w:rPr>
        <w:t xml:space="preserve"> Entel de la mano con STARTUPC e </w:t>
      </w:r>
      <w:proofErr w:type="spellStart"/>
      <w:r w:rsidRPr="00D445A2">
        <w:rPr>
          <w:lang w:val="es-ES"/>
        </w:rPr>
        <w:t>Ynnovadores</w:t>
      </w:r>
      <w:proofErr w:type="spellEnd"/>
      <w:r w:rsidRPr="00D445A2">
        <w:rPr>
          <w:lang w:val="es-ES"/>
        </w:rPr>
        <w:t xml:space="preserve">. </w:t>
      </w:r>
    </w:p>
    <w:p w14:paraId="11D6D0C1" w14:textId="77777777" w:rsidR="008D2311" w:rsidRPr="00D445A2" w:rsidRDefault="008D2311" w:rsidP="008D2311">
      <w:pPr>
        <w:rPr>
          <w:lang w:val="es-ES"/>
        </w:rPr>
      </w:pPr>
      <w:r w:rsidRPr="00D445A2">
        <w:rPr>
          <w:lang w:val="es-ES"/>
        </w:rPr>
        <w:t>responden al vínculo que mantenemos con nuestra comunidad. Para realizar un adecuado monitoreo de los cambios o surgimientos de nuevos temas de atención de este grupo de interés.</w:t>
      </w:r>
    </w:p>
    <w:p w14:paraId="791339B4" w14:textId="77777777" w:rsidR="008D2311" w:rsidRPr="00D445A2" w:rsidRDefault="008D2311" w:rsidP="008D2311">
      <w:pPr>
        <w:rPr>
          <w:lang w:val="es-ES"/>
        </w:rPr>
      </w:pPr>
      <w:r w:rsidRPr="00D445A2">
        <w:rPr>
          <w:lang w:val="es-ES"/>
        </w:rPr>
        <w:lastRenderedPageBreak/>
        <w:t>Nuestras acciones sociales responden al vínculo que mantenemos con nuestra comunidad. Entel Perú es una empresa con alta demanda en nuestro país, utilizamos la gestión con medios como radio, televisión, prensa y los medios de radio, televisión, prensa y redes sociales con la finalidad de identificar y responder las expectativas.</w:t>
      </w:r>
    </w:p>
    <w:p w14:paraId="71999411" w14:textId="77777777" w:rsidR="008D2311" w:rsidRPr="00D445A2" w:rsidRDefault="008D2311" w:rsidP="008D2311">
      <w:pPr>
        <w:rPr>
          <w:lang w:val="es-ES"/>
        </w:rPr>
      </w:pPr>
    </w:p>
    <w:p w14:paraId="2BD23CC0" w14:textId="52E64853" w:rsidR="008D2311" w:rsidRPr="00D445A2" w:rsidRDefault="008D2311" w:rsidP="008D2311">
      <w:pPr>
        <w:rPr>
          <w:lang w:val="es-ES"/>
        </w:rPr>
      </w:pPr>
      <w:r w:rsidRPr="00A94D8A">
        <w:rPr>
          <w:b/>
          <w:u w:val="single"/>
          <w:lang w:val="es-ES"/>
        </w:rPr>
        <w:t>FACTOR TECNOLÓGICO:</w:t>
      </w:r>
      <w:r w:rsidRPr="00D445A2">
        <w:rPr>
          <w:lang w:val="es-ES"/>
        </w:rPr>
        <w:t xml:space="preserve"> Sabemos que Entel ha mejorado muchísimo a lo largos de los años de servicio y desde </w:t>
      </w:r>
      <w:r w:rsidR="00A8590E" w:rsidRPr="00D445A2">
        <w:rPr>
          <w:lang w:val="es-ES"/>
        </w:rPr>
        <w:t>enero</w:t>
      </w:r>
      <w:r w:rsidRPr="00D445A2">
        <w:rPr>
          <w:lang w:val="es-ES"/>
        </w:rPr>
        <w:t xml:space="preserve"> del 2018 logró optar por la red 4</w:t>
      </w:r>
      <w:r w:rsidR="00A8590E">
        <w:rPr>
          <w:lang w:val="es-ES"/>
        </w:rPr>
        <w:t>.</w:t>
      </w:r>
      <w:proofErr w:type="gramStart"/>
      <w:r w:rsidRPr="00D445A2">
        <w:rPr>
          <w:lang w:val="es-ES"/>
        </w:rPr>
        <w:t>5G</w:t>
      </w:r>
      <w:proofErr w:type="gramEnd"/>
      <w:r w:rsidRPr="00D445A2">
        <w:rPr>
          <w:lang w:val="es-ES"/>
        </w:rPr>
        <w:t xml:space="preserve"> pero ahora en </w:t>
      </w:r>
      <w:r w:rsidR="00A8590E" w:rsidRPr="00D445A2">
        <w:rPr>
          <w:lang w:val="es-ES"/>
        </w:rPr>
        <w:t>este</w:t>
      </w:r>
      <w:r w:rsidRPr="00D445A2">
        <w:rPr>
          <w:lang w:val="es-ES"/>
        </w:rPr>
        <w:t xml:space="preserve"> presente año ya cuenta con la red 5G en la cual trae una </w:t>
      </w:r>
      <w:r w:rsidRPr="00D445A2">
        <w:rPr>
          <w:b/>
          <w:lang w:val="es-ES"/>
        </w:rPr>
        <w:t>VENTAJA</w:t>
      </w:r>
      <w:r w:rsidRPr="00D445A2">
        <w:rPr>
          <w:lang w:val="es-ES"/>
        </w:rPr>
        <w:t xml:space="preserve"> ya que uno de sus beneficios es la conectividad, que con ello proporciona mejor navegación con Datos y mejor señal en el caso de las llamadas. En el 2019 según estadísticas Entel ocupó el 2do lugar en </w:t>
      </w:r>
      <w:r w:rsidR="00A8590E" w:rsidRPr="00D445A2">
        <w:rPr>
          <w:lang w:val="es-ES"/>
        </w:rPr>
        <w:t>mejores picos</w:t>
      </w:r>
      <w:r w:rsidRPr="00D445A2">
        <w:rPr>
          <w:lang w:val="es-ES"/>
        </w:rPr>
        <w:t xml:space="preserve"> de velocidad de descargar 4G con 21.01 Mbps, dejando atrás a Claro y Bitel. En </w:t>
      </w:r>
      <w:r w:rsidR="00A8590E" w:rsidRPr="00D445A2">
        <w:rPr>
          <w:lang w:val="es-ES"/>
        </w:rPr>
        <w:t>este</w:t>
      </w:r>
      <w:r w:rsidRPr="00D445A2">
        <w:rPr>
          <w:lang w:val="es-ES"/>
        </w:rPr>
        <w:t xml:space="preserve"> presente año aún sigue ocupando el 2do lugar y a pesar de ser una empresa que tiene menos años que el 1er lugar (Movistar), habla muy bien ya que quiere decir que es una empresa que ha crecido muy rápidamente y en unos años hay posibilidades de que pueda superar a Movistar. </w:t>
      </w:r>
    </w:p>
    <w:p w14:paraId="3B714CDE" w14:textId="1A7DECEA" w:rsidR="008D2311" w:rsidRDefault="008D2311" w:rsidP="008D2311">
      <w:pPr>
        <w:rPr>
          <w:lang w:val="es-ES"/>
        </w:rPr>
      </w:pPr>
      <w:r w:rsidRPr="00D445A2">
        <w:rPr>
          <w:lang w:val="es-ES"/>
        </w:rPr>
        <w:t xml:space="preserve">Hay una </w:t>
      </w:r>
      <w:r w:rsidRPr="00D445A2">
        <w:rPr>
          <w:b/>
          <w:lang w:val="es-ES"/>
        </w:rPr>
        <w:t>AMENAZA</w:t>
      </w:r>
      <w:r w:rsidRPr="00D445A2">
        <w:rPr>
          <w:lang w:val="es-ES"/>
        </w:rPr>
        <w:t xml:space="preserve"> de por medio y es la señal en algunas zonas, la cobertura es muy baja debido a falta de más antenas, y hasta el momento al respecto su estadística no es llamativa como si lo son Movistar y Claro (competencias directas), asimismo sucede con los módem de internet hogar, la velocidad no es baja pero tampoco es alta, pero hay algo que es indispensable y que la empresa aún tiene que mejorar, y es la estabilidad de conexión, esto debido a la baja cobertura, </w:t>
      </w:r>
      <w:r w:rsidR="00A8590E" w:rsidRPr="00D445A2">
        <w:rPr>
          <w:lang w:val="es-ES"/>
        </w:rPr>
        <w:t>he</w:t>
      </w:r>
      <w:r w:rsidRPr="00D445A2">
        <w:rPr>
          <w:lang w:val="es-ES"/>
        </w:rPr>
        <w:t xml:space="preserve"> ahí la empresa tiene que ser una buena inversión para mejorar y dar pelea con las competencias directas.</w:t>
      </w:r>
    </w:p>
    <w:p w14:paraId="174A54D2" w14:textId="3D6C9DC1" w:rsidR="005904FA" w:rsidRPr="00E81883" w:rsidRDefault="005904FA" w:rsidP="00FC3AD5">
      <w:pPr>
        <w:pStyle w:val="Ttulo2"/>
        <w:rPr>
          <w:lang w:val="es-PE"/>
        </w:rPr>
      </w:pPr>
      <w:bookmarkStart w:id="328" w:name="_Toc77196007"/>
      <w:r w:rsidRPr="00E81883">
        <w:rPr>
          <w:lang w:val="es-PE"/>
        </w:rPr>
        <w:t>Listado de oportunidades y amenazas.</w:t>
      </w:r>
      <w:bookmarkEnd w:id="328"/>
    </w:p>
    <w:p w14:paraId="60CBBD7E" w14:textId="10DCAA0F" w:rsidR="00995FF9" w:rsidRPr="00E81883" w:rsidRDefault="00995FF9" w:rsidP="00995FF9">
      <w:pPr>
        <w:ind w:left="1360"/>
        <w:rPr>
          <w:b/>
          <w:bCs/>
          <w:u w:val="single"/>
          <w:lang w:val="es-PE"/>
        </w:rPr>
      </w:pPr>
      <w:r w:rsidRPr="00E81883">
        <w:rPr>
          <w:b/>
          <w:bCs/>
          <w:u w:val="single"/>
          <w:lang w:val="es-PE"/>
        </w:rPr>
        <w:t>Oportunidades</w:t>
      </w:r>
    </w:p>
    <w:p w14:paraId="7C74B4B2" w14:textId="7616C6FF" w:rsidR="001D6BA8" w:rsidRPr="00E81883" w:rsidRDefault="00A75359" w:rsidP="001D6BA8">
      <w:pPr>
        <w:ind w:left="1360"/>
        <w:rPr>
          <w:lang w:val="es-PE"/>
        </w:rPr>
      </w:pPr>
      <w:r w:rsidRPr="00E81883">
        <w:rPr>
          <w:lang w:val="es-PE"/>
        </w:rPr>
        <w:t>Mayor exigencia sobre la velocidad del internet.</w:t>
      </w:r>
    </w:p>
    <w:p w14:paraId="2154C07C" w14:textId="158430F2" w:rsidR="00995FF9" w:rsidRPr="00E81883" w:rsidRDefault="001D6BA8" w:rsidP="00995FF9">
      <w:pPr>
        <w:ind w:left="1360"/>
        <w:rPr>
          <w:lang w:val="es-PE"/>
        </w:rPr>
      </w:pPr>
      <w:r w:rsidRPr="00E81883">
        <w:rPr>
          <w:lang w:val="es-PE"/>
        </w:rPr>
        <w:t xml:space="preserve">Incremento de la demanda </w:t>
      </w:r>
      <w:r w:rsidR="00995FF9" w:rsidRPr="00E81883">
        <w:rPr>
          <w:lang w:val="es-PE"/>
        </w:rPr>
        <w:t xml:space="preserve">en zonas </w:t>
      </w:r>
      <w:r w:rsidR="002F1EAC" w:rsidRPr="00E81883">
        <w:rPr>
          <w:lang w:val="es-PE"/>
        </w:rPr>
        <w:t>desatendidas</w:t>
      </w:r>
      <w:r w:rsidRPr="00E81883">
        <w:rPr>
          <w:lang w:val="es-PE"/>
        </w:rPr>
        <w:t>.</w:t>
      </w:r>
    </w:p>
    <w:p w14:paraId="56237C04" w14:textId="0D839A11" w:rsidR="001D6BA8" w:rsidRPr="00E81883" w:rsidRDefault="005F1198" w:rsidP="00995FF9">
      <w:pPr>
        <w:ind w:left="1360"/>
        <w:rPr>
          <w:lang w:val="es-PE"/>
        </w:rPr>
      </w:pPr>
      <w:r w:rsidRPr="00E81883">
        <w:rPr>
          <w:lang w:val="es-PE"/>
        </w:rPr>
        <w:t xml:space="preserve">Nuevos mercados con el uso de internet </w:t>
      </w:r>
      <w:proofErr w:type="spellStart"/>
      <w:r w:rsidRPr="00E81883">
        <w:rPr>
          <w:lang w:val="es-PE"/>
        </w:rPr>
        <w:t>IoT</w:t>
      </w:r>
      <w:proofErr w:type="spellEnd"/>
    </w:p>
    <w:p w14:paraId="22597E9F" w14:textId="4C28FE1F" w:rsidR="002B244F" w:rsidRPr="00E81883" w:rsidRDefault="002B244F" w:rsidP="00995FF9">
      <w:pPr>
        <w:ind w:left="1360"/>
        <w:rPr>
          <w:b/>
          <w:bCs/>
          <w:u w:val="single"/>
          <w:lang w:val="es-PE"/>
        </w:rPr>
      </w:pPr>
      <w:r w:rsidRPr="00E81883">
        <w:rPr>
          <w:b/>
          <w:bCs/>
          <w:u w:val="single"/>
          <w:lang w:val="es-PE"/>
        </w:rPr>
        <w:t>Amenazas</w:t>
      </w:r>
    </w:p>
    <w:p w14:paraId="0AA94855" w14:textId="52556B8C" w:rsidR="00F0290F" w:rsidRPr="00E81883" w:rsidRDefault="00A75359" w:rsidP="00995FF9">
      <w:pPr>
        <w:ind w:left="1360"/>
        <w:rPr>
          <w:lang w:val="es-PE"/>
        </w:rPr>
      </w:pPr>
      <w:r w:rsidRPr="00E81883">
        <w:rPr>
          <w:lang w:val="es-PE"/>
        </w:rPr>
        <w:t>Crisis política</w:t>
      </w:r>
      <w:r w:rsidR="0046402B" w:rsidRPr="00E81883">
        <w:rPr>
          <w:lang w:val="es-PE"/>
        </w:rPr>
        <w:t>.</w:t>
      </w:r>
    </w:p>
    <w:p w14:paraId="0FD9ED1E" w14:textId="7B596F65" w:rsidR="0046402B" w:rsidRPr="00E81883" w:rsidRDefault="0046402B" w:rsidP="00995FF9">
      <w:pPr>
        <w:ind w:left="1360"/>
        <w:rPr>
          <w:lang w:val="es-PE"/>
        </w:rPr>
      </w:pPr>
      <w:r w:rsidRPr="00E81883">
        <w:rPr>
          <w:lang w:val="es-PE"/>
        </w:rPr>
        <w:t>Operadores con servicios</w:t>
      </w:r>
      <w:r w:rsidR="00DA118F" w:rsidRPr="00E81883">
        <w:rPr>
          <w:lang w:val="es-PE"/>
        </w:rPr>
        <w:t xml:space="preserve"> y ofertas</w:t>
      </w:r>
      <w:r w:rsidRPr="00E81883">
        <w:rPr>
          <w:lang w:val="es-PE"/>
        </w:rPr>
        <w:t xml:space="preserve"> competitiv</w:t>
      </w:r>
      <w:r w:rsidR="00DA118F" w:rsidRPr="00E81883">
        <w:rPr>
          <w:lang w:val="es-PE"/>
        </w:rPr>
        <w:t>a</w:t>
      </w:r>
      <w:r w:rsidRPr="00E81883">
        <w:rPr>
          <w:lang w:val="es-PE"/>
        </w:rPr>
        <w:t>s.</w:t>
      </w:r>
    </w:p>
    <w:p w14:paraId="19A4C0ED" w14:textId="7C3975FA" w:rsidR="005904FA" w:rsidRPr="00E81883" w:rsidRDefault="005904FA" w:rsidP="005904FA">
      <w:pPr>
        <w:pStyle w:val="Ttulo1"/>
        <w:rPr>
          <w:lang w:val="es-PE"/>
        </w:rPr>
      </w:pPr>
      <w:bookmarkStart w:id="329" w:name="_Toc77196008"/>
      <w:r w:rsidRPr="00E81883">
        <w:rPr>
          <w:lang w:val="es-PE"/>
        </w:rPr>
        <w:lastRenderedPageBreak/>
        <w:t>Análisis del entorno interno:</w:t>
      </w:r>
      <w:bookmarkEnd w:id="329"/>
      <w:r w:rsidRPr="00E81883">
        <w:rPr>
          <w:lang w:val="es-PE"/>
        </w:rPr>
        <w:t xml:space="preserve"> </w:t>
      </w:r>
    </w:p>
    <w:p w14:paraId="2A1EFABA" w14:textId="284AF130" w:rsidR="005904FA" w:rsidRPr="00E81883" w:rsidRDefault="005904FA" w:rsidP="00FC3AD5">
      <w:pPr>
        <w:pStyle w:val="Ttulo2"/>
        <w:rPr>
          <w:lang w:val="es-PE"/>
        </w:rPr>
      </w:pPr>
      <w:bookmarkStart w:id="330" w:name="_Toc77196009"/>
      <w:r w:rsidRPr="00E81883">
        <w:rPr>
          <w:lang w:val="es-PE"/>
        </w:rPr>
        <w:t>Comercial.</w:t>
      </w:r>
      <w:bookmarkEnd w:id="330"/>
    </w:p>
    <w:p w14:paraId="67CE09DA" w14:textId="77777777" w:rsidR="00BA2FD8" w:rsidRPr="00E81883" w:rsidRDefault="00BA2FD8" w:rsidP="00BA2FD8">
      <w:pPr>
        <w:ind w:left="1360"/>
        <w:rPr>
          <w:lang w:val="es-PE"/>
        </w:rPr>
      </w:pPr>
      <w:r w:rsidRPr="00E81883">
        <w:rPr>
          <w:lang w:val="es-PE"/>
        </w:rPr>
        <w:t>Dentro del área comercial se tiene los pilares que corresponden al área de marketing, en donde se realizan las estrategias de marketing más innovadoras para poder ofrecer los productos y servicios de la mejor manera. Entel tiene el desarrollo de nuevas ideas que benefician a los clientes en general, donde podemos observar estrategias como:</w:t>
      </w:r>
    </w:p>
    <w:p w14:paraId="665CDCD7" w14:textId="77777777" w:rsidR="00BA2FD8" w:rsidRPr="00E81883" w:rsidRDefault="00BA2FD8" w:rsidP="00BA2FD8">
      <w:pPr>
        <w:spacing w:after="0"/>
        <w:ind w:left="1360"/>
        <w:rPr>
          <w:lang w:val="es-PE"/>
        </w:rPr>
      </w:pPr>
      <w:r w:rsidRPr="00E81883">
        <w:rPr>
          <w:lang w:val="es-PE"/>
        </w:rPr>
        <w:t xml:space="preserve">-Sorteos de equipos por pagos puntuales </w:t>
      </w:r>
    </w:p>
    <w:p w14:paraId="13910C7C" w14:textId="77777777" w:rsidR="00BA2FD8" w:rsidRPr="00E81883" w:rsidRDefault="00BA2FD8" w:rsidP="00BA2FD8">
      <w:pPr>
        <w:spacing w:after="0"/>
        <w:ind w:left="1360"/>
        <w:rPr>
          <w:lang w:val="es-PE"/>
        </w:rPr>
      </w:pPr>
      <w:r w:rsidRPr="00E81883">
        <w:rPr>
          <w:lang w:val="es-PE"/>
        </w:rPr>
        <w:t>-Costo más barato al adquirir nuevos equipos</w:t>
      </w:r>
    </w:p>
    <w:p w14:paraId="3E98A57F" w14:textId="77777777" w:rsidR="00BA2FD8" w:rsidRPr="00E81883" w:rsidRDefault="00BA2FD8" w:rsidP="00BA2FD8">
      <w:pPr>
        <w:spacing w:after="0"/>
        <w:ind w:left="1360"/>
        <w:rPr>
          <w:lang w:val="es-PE"/>
        </w:rPr>
      </w:pPr>
      <w:r w:rsidRPr="00E81883">
        <w:rPr>
          <w:lang w:val="es-PE"/>
        </w:rPr>
        <w:t>-Las líneas adicionales tienen un 50% de descuento en los gastos del cliente</w:t>
      </w:r>
    </w:p>
    <w:p w14:paraId="0111D8AD" w14:textId="77777777" w:rsidR="00BA2FD8" w:rsidRPr="00E81883" w:rsidRDefault="00BA2FD8" w:rsidP="00BA2FD8">
      <w:pPr>
        <w:spacing w:after="0"/>
        <w:ind w:left="1360"/>
        <w:rPr>
          <w:lang w:val="es-PE"/>
        </w:rPr>
      </w:pPr>
      <w:r w:rsidRPr="00E81883">
        <w:rPr>
          <w:lang w:val="es-PE"/>
        </w:rPr>
        <w:t>-Afiliación a tarjetas debito con beneficios adicionales</w:t>
      </w:r>
    </w:p>
    <w:p w14:paraId="24B208AA" w14:textId="77777777" w:rsidR="00BA2FD8" w:rsidRPr="00E81883" w:rsidRDefault="00BA2FD8" w:rsidP="00BA2FD8">
      <w:pPr>
        <w:spacing w:after="0"/>
        <w:ind w:left="1360"/>
        <w:rPr>
          <w:lang w:val="es-PE"/>
        </w:rPr>
      </w:pPr>
      <w:r w:rsidRPr="00E81883">
        <w:rPr>
          <w:lang w:val="es-PE"/>
        </w:rPr>
        <w:t>-Smart Dr. 20% de descuento para consultas médicas online</w:t>
      </w:r>
    </w:p>
    <w:p w14:paraId="5D0334DA" w14:textId="77777777" w:rsidR="00BA2FD8" w:rsidRPr="00E81883" w:rsidRDefault="00BA2FD8" w:rsidP="00BA2FD8">
      <w:pPr>
        <w:spacing w:after="0"/>
        <w:ind w:left="1360"/>
        <w:rPr>
          <w:lang w:val="es-PE"/>
        </w:rPr>
      </w:pPr>
      <w:r w:rsidRPr="00E81883">
        <w:rPr>
          <w:lang w:val="es-PE"/>
        </w:rPr>
        <w:t>-Asociación con BEMBOS para promociones 2X1 a clientes ENTEL</w:t>
      </w:r>
    </w:p>
    <w:p w14:paraId="5F0F8565" w14:textId="77777777" w:rsidR="00BA2FD8" w:rsidRPr="00E81883" w:rsidRDefault="00BA2FD8" w:rsidP="00BA2FD8">
      <w:pPr>
        <w:spacing w:after="0"/>
        <w:ind w:left="1360"/>
        <w:rPr>
          <w:lang w:val="es-PE"/>
        </w:rPr>
      </w:pPr>
      <w:r w:rsidRPr="00E81883">
        <w:rPr>
          <w:lang w:val="es-PE"/>
        </w:rPr>
        <w:t>-Y más.</w:t>
      </w:r>
    </w:p>
    <w:p w14:paraId="717D4EF4" w14:textId="77777777" w:rsidR="00BA2FD8" w:rsidRPr="00E81883" w:rsidRDefault="00BA2FD8" w:rsidP="00BA2FD8">
      <w:pPr>
        <w:ind w:left="1360"/>
        <w:rPr>
          <w:lang w:val="es-PE"/>
        </w:rPr>
      </w:pPr>
      <w:r w:rsidRPr="00E81883">
        <w:rPr>
          <w:lang w:val="es-PE"/>
        </w:rPr>
        <w:t xml:space="preserve">Todas estas promociones brindan a los clientes de ENTEL la sensación de sentirse en una empresa que no solo piensa en ellos, si no que piensa en lo mejor para ellos, y así dan la confianza a los clientes de decidirse en Entel en el momento de elegir un proveedor de servicios. </w:t>
      </w:r>
    </w:p>
    <w:p w14:paraId="6F4AC99E" w14:textId="77777777" w:rsidR="00BA2FD8" w:rsidRPr="00E81883" w:rsidRDefault="00BA2FD8" w:rsidP="00BA2FD8">
      <w:pPr>
        <w:ind w:left="1360"/>
        <w:rPr>
          <w:lang w:val="es-PE"/>
        </w:rPr>
      </w:pPr>
      <w:r w:rsidRPr="00E81883">
        <w:rPr>
          <w:lang w:val="es-PE"/>
        </w:rPr>
        <w:t>Y como avance de la empresa en el área comercial, ENTEL sigue trabajando para poder abastecer todas las necesidades de sus clientes, con muchos más productos y servicios que lanzarían al mercado, para así poder llegar más lejos, y no solo a clientes residenciales, sino también, a clientes corporativos o llamados también “EMPRESAS”, demostrando que Entel no viene solo por poco, si no que viene con una visión de crecer más y más.</w:t>
      </w:r>
    </w:p>
    <w:p w14:paraId="018588DE" w14:textId="69FD0A45" w:rsidR="005904FA" w:rsidRPr="00E81883" w:rsidRDefault="005904FA" w:rsidP="00FC3AD5">
      <w:pPr>
        <w:pStyle w:val="Ttulo2"/>
        <w:rPr>
          <w:lang w:val="es-PE"/>
        </w:rPr>
      </w:pPr>
      <w:bookmarkStart w:id="331" w:name="_Toc77196010"/>
      <w:r w:rsidRPr="00E81883">
        <w:rPr>
          <w:lang w:val="es-PE"/>
        </w:rPr>
        <w:t>Recursos.</w:t>
      </w:r>
      <w:bookmarkEnd w:id="331"/>
    </w:p>
    <w:p w14:paraId="0ED5CB5C" w14:textId="77777777" w:rsidR="00F0290F" w:rsidRPr="00E81883" w:rsidRDefault="00F0290F" w:rsidP="00F0290F">
      <w:pPr>
        <w:ind w:left="1360"/>
        <w:rPr>
          <w:lang w:val="es-PE"/>
        </w:rPr>
      </w:pPr>
      <w:r w:rsidRPr="00E81883">
        <w:rPr>
          <w:lang w:val="es-PE"/>
        </w:rPr>
        <w:t xml:space="preserve">Se considera una fortaleza de la organización la gran cantidad de patrimonio físico de la empresa. Este tiene la capacidad de sustentar las necesidades de las operaciones y las exigencias del Mercado. Dicho patrimonio se encuentra distribuido a lo largo de todas las regiones de nuestro país. Además, se cuenta con una logística capaz de entregar servicios a más de 9 millones de clientes activos de la empresa. ENTEL posee además una infraestructura amplia en </w:t>
      </w:r>
      <w:r w:rsidRPr="00E81883">
        <w:rPr>
          <w:lang w:val="es-PE"/>
        </w:rPr>
        <w:lastRenderedPageBreak/>
        <w:t>dependencias para sus trabajadores, bodegas, Centros de atención telefónica y sucursales de servicio al cliente en las principales ciudades de Perú.</w:t>
      </w:r>
    </w:p>
    <w:p w14:paraId="7AE05136" w14:textId="34515DD2" w:rsidR="005904FA" w:rsidRPr="00E81883" w:rsidRDefault="005904FA" w:rsidP="00FC3AD5">
      <w:pPr>
        <w:pStyle w:val="Ttulo2"/>
        <w:rPr>
          <w:lang w:val="es-PE"/>
        </w:rPr>
      </w:pPr>
      <w:bookmarkStart w:id="332" w:name="_Toc77196011"/>
      <w:r w:rsidRPr="00E81883">
        <w:rPr>
          <w:lang w:val="es-PE"/>
        </w:rPr>
        <w:t>Personas.</w:t>
      </w:r>
      <w:bookmarkEnd w:id="332"/>
    </w:p>
    <w:p w14:paraId="31013052" w14:textId="77777777" w:rsidR="00F0290F" w:rsidRPr="00E81883" w:rsidRDefault="00F0290F" w:rsidP="00F0290F">
      <w:pPr>
        <w:ind w:left="1360"/>
        <w:rPr>
          <w:lang w:val="es-PE"/>
        </w:rPr>
      </w:pPr>
      <w:r w:rsidRPr="00E81883">
        <w:rPr>
          <w:lang w:val="es-PE"/>
        </w:rPr>
        <w:t xml:space="preserve">La empresa en sus oficinas corporativas cuenta con personal altamente capacitado, siendo éstos de un nivel profesional universitario en su gran mayoría. Actualmente se cuenta con aproximadamente 2600 colaboradores. </w:t>
      </w:r>
    </w:p>
    <w:p w14:paraId="4D1AFAE6" w14:textId="32FD4DE0" w:rsidR="00F0290F" w:rsidRPr="00E81883" w:rsidRDefault="001A0A9A" w:rsidP="001A0A9A">
      <w:pPr>
        <w:ind w:left="1360" w:firstLine="80"/>
        <w:rPr>
          <w:lang w:val="es-PE"/>
        </w:rPr>
      </w:pPr>
      <w:r w:rsidRPr="00E81883">
        <w:rPr>
          <w:lang w:val="es-PE"/>
        </w:rPr>
        <w:t>Para</w:t>
      </w:r>
      <w:r w:rsidR="00F0290F" w:rsidRPr="00E81883">
        <w:rPr>
          <w:lang w:val="es-PE"/>
        </w:rPr>
        <w:t xml:space="preserve"> el desarrollo profesional del recurso humano existe perfeccionamiento a través de becas limitadas para diplomados, certificaciones, MBA y postgrados para sus profesionales, aportando mayor valor a la compañía y creando una fortaleza; sin embargo  se puede  que se genera una amenaza, debido a que el recurso humano especialista se perfecciona, y al ver las pocas posibilidades de ascenso, un porcentaje opta por buscar oportunidades fuera de la compañía, buscando mejores ofertas salariales y proyecciones laborales.</w:t>
      </w:r>
    </w:p>
    <w:p w14:paraId="1F1839F3" w14:textId="77777777" w:rsidR="00F0290F" w:rsidRPr="00E81883" w:rsidRDefault="00F0290F" w:rsidP="00F0290F">
      <w:pPr>
        <w:ind w:left="1360"/>
        <w:rPr>
          <w:lang w:val="es-PE"/>
        </w:rPr>
      </w:pPr>
      <w:r w:rsidRPr="00E81883">
        <w:rPr>
          <w:lang w:val="es-PE"/>
        </w:rPr>
        <w:t>Adicionalmente, dentro de la compañía existe una brecha generacional bastante notoria, sobre todo en áreas más operativas, con tendencia a resistirse al cambio, lo que retarda la iniciativa de agilizar procesos internos y de autogestión, creando ciertos problemas en el clima laboral, debido a un ritmo de trabajo y enfoques distintos, lo que se considera una amenaza para el objetivo de que la empresa sea cada vez más innovadora y ágil.</w:t>
      </w:r>
    </w:p>
    <w:p w14:paraId="0A98770A" w14:textId="20A49B8C" w:rsidR="005904FA" w:rsidRPr="00E81883" w:rsidRDefault="005904FA" w:rsidP="00FC3AD5">
      <w:pPr>
        <w:pStyle w:val="Ttulo2"/>
        <w:rPr>
          <w:lang w:val="es-PE"/>
        </w:rPr>
      </w:pPr>
      <w:bookmarkStart w:id="333" w:name="_Toc77196012"/>
      <w:r w:rsidRPr="00E81883">
        <w:rPr>
          <w:lang w:val="es-PE"/>
        </w:rPr>
        <w:t>Operaciones.</w:t>
      </w:r>
      <w:bookmarkEnd w:id="333"/>
    </w:p>
    <w:p w14:paraId="53D98523" w14:textId="77777777" w:rsidR="002B244F" w:rsidRPr="00E81883" w:rsidRDefault="002B244F" w:rsidP="002B244F">
      <w:pPr>
        <w:ind w:left="1360"/>
        <w:rPr>
          <w:lang w:val="es-PE"/>
        </w:rPr>
      </w:pPr>
      <w:r w:rsidRPr="00E81883">
        <w:rPr>
          <w:lang w:val="es-PE"/>
        </w:rPr>
        <w:t>Uno de sus pilares internos estratégico es la infraestructura. A lo largo de estos años la empresa Entel ha decido invertir en este pilar con el propósito de continuar otorgando un servicio de primer nivel a sus clientes. Entel invierte de forma continua en redes, plataformas y data center lo cual se ha destinado en los últimos años un total de USD 656 millones.</w:t>
      </w:r>
    </w:p>
    <w:p w14:paraId="5AD5820E" w14:textId="77777777" w:rsidR="002B244F" w:rsidRPr="00E81883" w:rsidRDefault="002B244F" w:rsidP="002B244F">
      <w:pPr>
        <w:ind w:left="1360"/>
        <w:rPr>
          <w:lang w:val="es-PE"/>
        </w:rPr>
      </w:pPr>
      <w:r w:rsidRPr="00E81883">
        <w:rPr>
          <w:lang w:val="es-PE"/>
        </w:rPr>
        <w:t>Se destinó millones de dólares para el crecimiento y mantenimiento de infraestructura de red móvil, inversión en la red móvil y red fija y en especial en la transformación digital que permitirá a la empresa Entel ser una empresa digital.</w:t>
      </w:r>
    </w:p>
    <w:p w14:paraId="4BEB33F8" w14:textId="77777777" w:rsidR="002B244F" w:rsidRPr="00E81883" w:rsidRDefault="002B244F" w:rsidP="002B244F">
      <w:pPr>
        <w:ind w:left="1360"/>
        <w:rPr>
          <w:lang w:val="es-PE"/>
        </w:rPr>
      </w:pPr>
      <w:r w:rsidRPr="00E81883">
        <w:rPr>
          <w:lang w:val="es-PE"/>
        </w:rPr>
        <w:t xml:space="preserve">En cuanto al método han optado por un cambio radical de Transformación Digital el cual ha permitido la evolución de la empresa en sus ventas, atención </w:t>
      </w:r>
      <w:r w:rsidRPr="00E81883">
        <w:rPr>
          <w:lang w:val="es-PE"/>
        </w:rPr>
        <w:lastRenderedPageBreak/>
        <w:t>y operaciones internas. Además, se busca alcanzar la eficiencia y la rentabilidad, productividad de los equipos y sus sistemas.</w:t>
      </w:r>
    </w:p>
    <w:p w14:paraId="1935859E" w14:textId="77777777" w:rsidR="002B244F" w:rsidRPr="00E81883" w:rsidRDefault="002B244F" w:rsidP="002B244F">
      <w:pPr>
        <w:ind w:left="1360"/>
        <w:rPr>
          <w:lang w:val="es-PE"/>
        </w:rPr>
      </w:pPr>
      <w:r w:rsidRPr="00E81883">
        <w:rPr>
          <w:lang w:val="es-PE"/>
        </w:rPr>
        <w:t>Se ha producido la estandarización y automatización de los procesos comerciales y operaciones de la empresa. Adicionalmente, ha permitido mejorar la experiencia de cliente y aumentar la interactividad entre el cliente y Entel.</w:t>
      </w:r>
    </w:p>
    <w:p w14:paraId="2B0E2CC0" w14:textId="58E4D572" w:rsidR="000C74D4" w:rsidRPr="00E81883" w:rsidRDefault="002B244F" w:rsidP="00A8590E">
      <w:pPr>
        <w:ind w:left="1360"/>
        <w:rPr>
          <w:lang w:val="es-PE"/>
        </w:rPr>
      </w:pPr>
      <w:r w:rsidRPr="00E81883">
        <w:rPr>
          <w:lang w:val="es-PE"/>
        </w:rPr>
        <w:t>El pilar de tecnología de Entel ha permitido el alcance no solo en comunicaciones móviles, si no ha dado el gran salto de trasladarse a telefonía fija, banda ancha fija (internet), operadores móviles virtuales en zonas no cubiertas por sus redes y servicios de soporte y mantenimiento.</w:t>
      </w:r>
    </w:p>
    <w:p w14:paraId="161B6160" w14:textId="1F90BF47" w:rsidR="005904FA" w:rsidRPr="00E81883" w:rsidRDefault="005904FA" w:rsidP="00FC3AD5">
      <w:pPr>
        <w:pStyle w:val="Ttulo2"/>
        <w:rPr>
          <w:lang w:val="es-PE"/>
        </w:rPr>
      </w:pPr>
      <w:bookmarkStart w:id="334" w:name="_Toc77196013"/>
      <w:r w:rsidRPr="00E81883">
        <w:rPr>
          <w:lang w:val="es-PE"/>
        </w:rPr>
        <w:t>Dirección.</w:t>
      </w:r>
      <w:bookmarkEnd w:id="334"/>
    </w:p>
    <w:p w14:paraId="17C09D1D" w14:textId="596CED4E" w:rsidR="003E6660" w:rsidRDefault="00F0290F" w:rsidP="003E6660">
      <w:pPr>
        <w:ind w:left="1360"/>
        <w:rPr>
          <w:lang w:val="es-PE"/>
        </w:rPr>
      </w:pPr>
      <w:r w:rsidRPr="00E81883">
        <w:rPr>
          <w:lang w:val="es-PE"/>
        </w:rPr>
        <w:t>Entel</w:t>
      </w:r>
      <w:r w:rsidR="007F75AE">
        <w:rPr>
          <w:lang w:val="es-PE"/>
        </w:rPr>
        <w:t xml:space="preserve"> Perú</w:t>
      </w:r>
      <w:r w:rsidRPr="00E81883">
        <w:rPr>
          <w:lang w:val="es-PE"/>
        </w:rPr>
        <w:t xml:space="preserve"> cuenta con áreas o gerencias que están distribuidas de acuerdo con la función que estás desempeñan, estas gerencias son el soporte de la organización y </w:t>
      </w:r>
      <w:r w:rsidR="007F75AE">
        <w:rPr>
          <w:lang w:val="es-PE"/>
        </w:rPr>
        <w:t>no presentan problemas con respecto a cultura organizacional, línea de carrera, capacitación de su personal, o difusión de sus principios, misión o visión.</w:t>
      </w:r>
      <w:r w:rsidRPr="00E81883">
        <w:rPr>
          <w:lang w:val="es-PE"/>
        </w:rPr>
        <w:t xml:space="preserve"> </w:t>
      </w:r>
      <w:r w:rsidR="007F75AE">
        <w:rPr>
          <w:lang w:val="es-PE"/>
        </w:rPr>
        <w:t>Su estilo de dirección se basa en la mejora continua, y anualmente las distintas gerencias identifican oportunidades de mejora que son luego plasmadas en su memoria anual del año 2020</w:t>
      </w:r>
      <w:r w:rsidR="003E6660">
        <w:rPr>
          <w:lang w:val="es-PE"/>
        </w:rPr>
        <w:t xml:space="preserve"> (</w:t>
      </w:r>
      <w:r w:rsidR="003E6660" w:rsidRPr="003E6660">
        <w:rPr>
          <w:b/>
          <w:bCs/>
          <w:lang w:val="es-PE"/>
        </w:rPr>
        <w:t>Fuente</w:t>
      </w:r>
      <w:r w:rsidR="003E6660">
        <w:rPr>
          <w:lang w:val="es-PE"/>
        </w:rPr>
        <w:t xml:space="preserve">: </w:t>
      </w:r>
      <w:hyperlink r:id="rId17" w:history="1">
        <w:r w:rsidR="003E6660" w:rsidRPr="00E87B61">
          <w:rPr>
            <w:rStyle w:val="Hipervnculo"/>
            <w:lang w:val="es-PE"/>
          </w:rPr>
          <w:t>https://www.entel.pe/wp-content/uploads/2021/06/sostenibilidad-reporte-2020-pdf.pdf</w:t>
        </w:r>
      </w:hyperlink>
      <w:r w:rsidR="003E6660">
        <w:rPr>
          <w:lang w:val="es-PE"/>
        </w:rPr>
        <w:t>).</w:t>
      </w:r>
    </w:p>
    <w:p w14:paraId="00C15EA2" w14:textId="52439A5B" w:rsidR="007F75AE" w:rsidRDefault="007F75AE" w:rsidP="00F0290F">
      <w:pPr>
        <w:ind w:left="1360"/>
        <w:rPr>
          <w:lang w:val="es-PE"/>
        </w:rPr>
      </w:pPr>
      <w:r>
        <w:rPr>
          <w:lang w:val="es-PE"/>
        </w:rPr>
        <w:t>Algunos ejemplos del estilo de dirección de la empresa Entel se detallan a continuación:</w:t>
      </w:r>
    </w:p>
    <w:p w14:paraId="159C6A48" w14:textId="6C0B39A4" w:rsidR="007F75AE" w:rsidRDefault="00F0290F" w:rsidP="007F75AE">
      <w:pPr>
        <w:pStyle w:val="Prrafodelista"/>
        <w:numPr>
          <w:ilvl w:val="0"/>
          <w:numId w:val="39"/>
        </w:numPr>
        <w:rPr>
          <w:lang w:val="es-PE"/>
        </w:rPr>
      </w:pPr>
      <w:r w:rsidRPr="007F75AE">
        <w:rPr>
          <w:lang w:val="es-PE"/>
        </w:rPr>
        <w:t>El personal de Entel</w:t>
      </w:r>
      <w:r w:rsidR="007F75AE">
        <w:rPr>
          <w:lang w:val="es-PE"/>
        </w:rPr>
        <w:t xml:space="preserve"> Perú</w:t>
      </w:r>
      <w:r w:rsidRPr="007F75AE">
        <w:rPr>
          <w:lang w:val="es-PE"/>
        </w:rPr>
        <w:t xml:space="preserve"> está altamente capacitado, con grado universitario (más del 85%). Las gerencias con una mayor cantidad de colaboradores son las de Ingeniería, Infraestructura de Redes Móviles y Fijas e Informática.</w:t>
      </w:r>
    </w:p>
    <w:p w14:paraId="6F5D0EE4" w14:textId="77924B8A" w:rsidR="00F0290F" w:rsidRDefault="00F0290F" w:rsidP="007F75AE">
      <w:pPr>
        <w:pStyle w:val="Prrafodelista"/>
        <w:numPr>
          <w:ilvl w:val="0"/>
          <w:numId w:val="39"/>
        </w:numPr>
        <w:rPr>
          <w:lang w:val="es-PE"/>
        </w:rPr>
      </w:pPr>
      <w:r w:rsidRPr="007F75AE">
        <w:rPr>
          <w:lang w:val="es-PE"/>
        </w:rPr>
        <w:t>Las gerencias antes mencionadas suelen organizar capacitaciones periódicas para sus trabajadores, además de programas y becas que cubren tópicos altamente relacionados a las necesidades de la empresa. Mediante esas capacitaciones, becas y programas de capacitación, la empresa busca retener su talento.</w:t>
      </w:r>
    </w:p>
    <w:p w14:paraId="4C9CC27A" w14:textId="77777777" w:rsidR="00D23D32" w:rsidRPr="00D23D32" w:rsidRDefault="00D23D32" w:rsidP="00D23D32">
      <w:pPr>
        <w:pStyle w:val="Prrafodelista"/>
        <w:numPr>
          <w:ilvl w:val="0"/>
          <w:numId w:val="39"/>
        </w:numPr>
        <w:rPr>
          <w:lang w:val="es-PE"/>
        </w:rPr>
      </w:pPr>
      <w:r w:rsidRPr="00D23D32">
        <w:rPr>
          <w:lang w:val="es-PE"/>
        </w:rPr>
        <w:lastRenderedPageBreak/>
        <w:t>Las distintas gerencias pagan sueldos acordes al mercado, también han trabajado de manera continua en la mejora de su clima laborar que les permite atraer nuevos talentos.</w:t>
      </w:r>
    </w:p>
    <w:p w14:paraId="7A4F18DC" w14:textId="5A8A4A99" w:rsidR="007F75AE" w:rsidRPr="007F75AE" w:rsidRDefault="007F75AE" w:rsidP="007F75AE">
      <w:pPr>
        <w:rPr>
          <w:lang w:val="es-PE"/>
        </w:rPr>
      </w:pPr>
      <w:r w:rsidRPr="007F75AE">
        <w:rPr>
          <w:lang w:val="es-PE"/>
        </w:rPr>
        <w:t>A partir de este análisis se puede</w:t>
      </w:r>
      <w:r>
        <w:rPr>
          <w:lang w:val="es-PE"/>
        </w:rPr>
        <w:t xml:space="preserve"> aseverar que el estilo de dirección de la empresa Entel Perú no presenta problemas. </w:t>
      </w:r>
    </w:p>
    <w:p w14:paraId="33734FD5" w14:textId="5005DC52" w:rsidR="005904FA" w:rsidRPr="00E81883" w:rsidRDefault="005904FA" w:rsidP="00FC3AD5">
      <w:pPr>
        <w:pStyle w:val="Ttulo2"/>
        <w:rPr>
          <w:lang w:val="es-PE"/>
        </w:rPr>
      </w:pPr>
      <w:bookmarkStart w:id="335" w:name="_Toc77196014"/>
      <w:r w:rsidRPr="00E81883">
        <w:rPr>
          <w:lang w:val="es-PE"/>
        </w:rPr>
        <w:t>Listado de fortalezas y debilidades.</w:t>
      </w:r>
      <w:bookmarkEnd w:id="335"/>
    </w:p>
    <w:p w14:paraId="0BE22489" w14:textId="734F20D8" w:rsidR="00F0290F" w:rsidRPr="00E81883" w:rsidRDefault="00F0290F" w:rsidP="00F0290F">
      <w:pPr>
        <w:ind w:left="1360"/>
        <w:rPr>
          <w:b/>
          <w:bCs/>
          <w:u w:val="single"/>
          <w:lang w:val="es-PE"/>
        </w:rPr>
      </w:pPr>
      <w:r w:rsidRPr="00E81883">
        <w:rPr>
          <w:b/>
          <w:bCs/>
          <w:u w:val="single"/>
          <w:lang w:val="es-PE"/>
        </w:rPr>
        <w:t>Debilidades</w:t>
      </w:r>
    </w:p>
    <w:p w14:paraId="2D0D3D14" w14:textId="5BA49E08" w:rsidR="00F0290F" w:rsidRPr="00E81883" w:rsidRDefault="00F0290F" w:rsidP="00F0290F">
      <w:pPr>
        <w:ind w:left="1360"/>
        <w:rPr>
          <w:lang w:val="es-PE"/>
        </w:rPr>
      </w:pPr>
      <w:r w:rsidRPr="00E81883">
        <w:rPr>
          <w:lang w:val="es-PE"/>
        </w:rPr>
        <w:t>• Entel es una empresa con mucha experticia, pero solo a nivel nacional.</w:t>
      </w:r>
    </w:p>
    <w:p w14:paraId="6FECF404" w14:textId="65F18409" w:rsidR="00F0290F" w:rsidRPr="00E81883" w:rsidRDefault="00F0290F" w:rsidP="00F0290F">
      <w:pPr>
        <w:ind w:left="1360"/>
        <w:rPr>
          <w:lang w:val="es-PE"/>
        </w:rPr>
      </w:pPr>
      <w:r w:rsidRPr="00E81883">
        <w:rPr>
          <w:lang w:val="es-PE"/>
        </w:rPr>
        <w:t>• Tiene baja penetración en clientes de segmentos económicos bajos.</w:t>
      </w:r>
    </w:p>
    <w:p w14:paraId="705A2FCB" w14:textId="64DC756C" w:rsidR="00F0290F" w:rsidRPr="00E81883" w:rsidRDefault="00F0290F" w:rsidP="00F0290F">
      <w:pPr>
        <w:ind w:left="1360"/>
        <w:rPr>
          <w:lang w:val="es-PE"/>
        </w:rPr>
      </w:pPr>
      <w:r w:rsidRPr="00E81883">
        <w:rPr>
          <w:lang w:val="es-PE"/>
        </w:rPr>
        <w:t xml:space="preserve">• Alto costo fijo en planilla. </w:t>
      </w:r>
    </w:p>
    <w:p w14:paraId="66727C40" w14:textId="4B0F3C4A" w:rsidR="00F0290F" w:rsidRPr="00E81883" w:rsidRDefault="00F0290F" w:rsidP="00F0290F">
      <w:pPr>
        <w:ind w:left="1360"/>
        <w:rPr>
          <w:lang w:val="es-PE"/>
        </w:rPr>
      </w:pPr>
      <w:r w:rsidRPr="00E81883">
        <w:rPr>
          <w:lang w:val="es-PE"/>
        </w:rPr>
        <w:t>• El constante ingreso de nuevos competidores y tecnologías al mercado está afectando los proyectos del área de investigación y desarrollo de Entel, generando una disminución del retorno de inversión de esos proyectos.</w:t>
      </w:r>
    </w:p>
    <w:p w14:paraId="2288CA83" w14:textId="0D92FDF8" w:rsidR="00833F16" w:rsidRPr="00E81883" w:rsidRDefault="00833F16" w:rsidP="00F0290F">
      <w:pPr>
        <w:ind w:left="1360"/>
        <w:rPr>
          <w:b/>
          <w:bCs/>
          <w:u w:val="single"/>
          <w:lang w:val="es-PE"/>
        </w:rPr>
      </w:pPr>
      <w:r w:rsidRPr="00E81883">
        <w:rPr>
          <w:b/>
          <w:bCs/>
          <w:u w:val="single"/>
          <w:lang w:val="es-PE"/>
        </w:rPr>
        <w:t>Fortalezas</w:t>
      </w:r>
    </w:p>
    <w:p w14:paraId="5B25BA0E" w14:textId="727FEE14" w:rsidR="00833F16" w:rsidRPr="00E81883" w:rsidRDefault="00833F16" w:rsidP="00F0290F">
      <w:pPr>
        <w:ind w:left="1360"/>
        <w:rPr>
          <w:lang w:val="es-PE"/>
        </w:rPr>
      </w:pPr>
      <w:r w:rsidRPr="00E81883">
        <w:rPr>
          <w:lang w:val="es-PE"/>
        </w:rPr>
        <w:t>• Alta disponibilidad de red</w:t>
      </w:r>
    </w:p>
    <w:p w14:paraId="3B15AC96" w14:textId="484AC2F9" w:rsidR="00833F16" w:rsidRPr="00E81883" w:rsidRDefault="00833F16" w:rsidP="00833F16">
      <w:pPr>
        <w:ind w:left="1360"/>
        <w:rPr>
          <w:b/>
          <w:bCs/>
          <w:u w:val="single"/>
          <w:lang w:val="es-PE"/>
        </w:rPr>
      </w:pPr>
      <w:r w:rsidRPr="00E81883">
        <w:rPr>
          <w:lang w:val="es-PE"/>
        </w:rPr>
        <w:t>• Amplia cobertura de red móvil a nivel nacional (incluyendo zonas extremas)</w:t>
      </w:r>
    </w:p>
    <w:p w14:paraId="498AC0AC" w14:textId="0980A1CC" w:rsidR="00833F16" w:rsidRPr="00E81883" w:rsidRDefault="00833F16" w:rsidP="00833F16">
      <w:pPr>
        <w:ind w:left="1360"/>
        <w:rPr>
          <w:lang w:val="es-PE"/>
        </w:rPr>
      </w:pPr>
      <w:r w:rsidRPr="00E81883">
        <w:rPr>
          <w:lang w:val="es-PE"/>
        </w:rPr>
        <w:t>• Reconocida imagen de marca</w:t>
      </w:r>
    </w:p>
    <w:p w14:paraId="2EBFA611" w14:textId="77777777" w:rsidR="00833F16" w:rsidRPr="00E81883" w:rsidRDefault="00833F16" w:rsidP="00833F16">
      <w:pPr>
        <w:ind w:left="1440"/>
        <w:rPr>
          <w:lang w:val="es-PE"/>
        </w:rPr>
      </w:pPr>
      <w:r w:rsidRPr="00E81883">
        <w:rPr>
          <w:lang w:val="es-PE"/>
        </w:rPr>
        <w:t>• Infraestructura de red más moderna (Know-how en despliegue de nuestras tecnologías).</w:t>
      </w:r>
    </w:p>
    <w:p w14:paraId="7839ACF7" w14:textId="5DDD65E8" w:rsidR="00833F16" w:rsidRDefault="00833F16" w:rsidP="00833F16">
      <w:pPr>
        <w:ind w:left="1440"/>
        <w:rPr>
          <w:lang w:val="es-PE"/>
        </w:rPr>
      </w:pPr>
      <w:r w:rsidRPr="00E81883">
        <w:rPr>
          <w:lang w:val="es-PE"/>
        </w:rPr>
        <w:t>• Constante gestión de innovación</w:t>
      </w:r>
    </w:p>
    <w:p w14:paraId="119B59EA" w14:textId="09801C68" w:rsidR="00A8590E" w:rsidRDefault="00A8590E" w:rsidP="00833F16">
      <w:pPr>
        <w:ind w:left="1440"/>
        <w:rPr>
          <w:lang w:val="es-PE"/>
        </w:rPr>
      </w:pPr>
    </w:p>
    <w:p w14:paraId="12CE8525" w14:textId="786980DF" w:rsidR="00A8590E" w:rsidRDefault="00A8590E" w:rsidP="00833F16">
      <w:pPr>
        <w:ind w:left="1440"/>
        <w:rPr>
          <w:lang w:val="es-PE"/>
        </w:rPr>
      </w:pPr>
    </w:p>
    <w:p w14:paraId="0281F1D0" w14:textId="6550DE69" w:rsidR="00A8590E" w:rsidRDefault="00A8590E" w:rsidP="00833F16">
      <w:pPr>
        <w:ind w:left="1440"/>
        <w:rPr>
          <w:lang w:val="es-PE"/>
        </w:rPr>
      </w:pPr>
    </w:p>
    <w:p w14:paraId="6A714892" w14:textId="4C08E996" w:rsidR="00A8590E" w:rsidRDefault="00A8590E" w:rsidP="00833F16">
      <w:pPr>
        <w:ind w:left="1440"/>
        <w:rPr>
          <w:lang w:val="es-PE"/>
        </w:rPr>
      </w:pPr>
    </w:p>
    <w:p w14:paraId="0CF6016D" w14:textId="77777777" w:rsidR="00A8590E" w:rsidRPr="00E81883" w:rsidRDefault="00A8590E" w:rsidP="00833F16">
      <w:pPr>
        <w:ind w:left="1440"/>
        <w:rPr>
          <w:lang w:val="es-PE"/>
        </w:rPr>
      </w:pPr>
    </w:p>
    <w:p w14:paraId="69CA5B71" w14:textId="29391D61" w:rsidR="005904FA" w:rsidRPr="00E81883" w:rsidRDefault="005904FA" w:rsidP="005904FA">
      <w:pPr>
        <w:pStyle w:val="Ttulo1"/>
        <w:rPr>
          <w:lang w:val="es-PE"/>
        </w:rPr>
      </w:pPr>
      <w:bookmarkStart w:id="336" w:name="_Toc77196015"/>
      <w:r w:rsidRPr="00E81883">
        <w:rPr>
          <w:lang w:val="es-PE"/>
        </w:rPr>
        <w:lastRenderedPageBreak/>
        <w:t>Matriz FODA para elección de estrategias.</w:t>
      </w:r>
      <w:bookmarkEnd w:id="336"/>
    </w:p>
    <w:tbl>
      <w:tblPr>
        <w:tblStyle w:val="Tablaconcuadrcula"/>
        <w:tblW w:w="0" w:type="auto"/>
        <w:tblInd w:w="432" w:type="dxa"/>
        <w:tblLook w:val="04A0" w:firstRow="1" w:lastRow="0" w:firstColumn="1" w:lastColumn="0" w:noHBand="0" w:noVBand="1"/>
      </w:tblPr>
      <w:tblGrid>
        <w:gridCol w:w="1801"/>
        <w:gridCol w:w="6544"/>
      </w:tblGrid>
      <w:tr w:rsidR="000C01C7" w:rsidRPr="00E81883" w14:paraId="183463D9" w14:textId="77777777" w:rsidTr="000C01C7">
        <w:tc>
          <w:tcPr>
            <w:tcW w:w="1803" w:type="dxa"/>
          </w:tcPr>
          <w:p w14:paraId="17361AE8" w14:textId="433CC6D7" w:rsidR="000C01C7" w:rsidRPr="00E81883" w:rsidRDefault="000C01C7" w:rsidP="000C01C7">
            <w:pPr>
              <w:rPr>
                <w:b/>
                <w:bCs/>
                <w:lang w:val="es-PE"/>
              </w:rPr>
            </w:pPr>
            <w:r w:rsidRPr="00E81883">
              <w:rPr>
                <w:b/>
                <w:bCs/>
                <w:lang w:val="es-PE"/>
              </w:rPr>
              <w:t>Fortalezas</w:t>
            </w:r>
          </w:p>
        </w:tc>
        <w:tc>
          <w:tcPr>
            <w:tcW w:w="6768" w:type="dxa"/>
          </w:tcPr>
          <w:p w14:paraId="5245C616" w14:textId="77777777" w:rsidR="000C01C7" w:rsidRPr="00E81883" w:rsidRDefault="000C01C7" w:rsidP="000C01C7">
            <w:pPr>
              <w:pStyle w:val="Prrafodelista"/>
              <w:numPr>
                <w:ilvl w:val="0"/>
                <w:numId w:val="21"/>
              </w:numPr>
              <w:rPr>
                <w:lang w:val="es-PE"/>
              </w:rPr>
            </w:pPr>
            <w:r w:rsidRPr="00E81883">
              <w:rPr>
                <w:lang w:val="es-PE"/>
              </w:rPr>
              <w:t>Alta disponibilidad de red</w:t>
            </w:r>
          </w:p>
          <w:p w14:paraId="665DF149" w14:textId="77777777" w:rsidR="000C01C7" w:rsidRPr="00E81883" w:rsidRDefault="000C01C7" w:rsidP="000C01C7">
            <w:pPr>
              <w:pStyle w:val="Prrafodelista"/>
              <w:numPr>
                <w:ilvl w:val="0"/>
                <w:numId w:val="21"/>
              </w:numPr>
              <w:rPr>
                <w:lang w:val="es-PE"/>
              </w:rPr>
            </w:pPr>
            <w:r w:rsidRPr="00E81883">
              <w:rPr>
                <w:lang w:val="es-PE"/>
              </w:rPr>
              <w:t>Amplia cobertura de red móvil a nivel nacional (incluyendo zonas extremas)</w:t>
            </w:r>
          </w:p>
          <w:p w14:paraId="14656081" w14:textId="77777777" w:rsidR="000C01C7" w:rsidRPr="00E81883" w:rsidRDefault="000C01C7" w:rsidP="000C01C7">
            <w:pPr>
              <w:pStyle w:val="Prrafodelista"/>
              <w:numPr>
                <w:ilvl w:val="0"/>
                <w:numId w:val="21"/>
              </w:numPr>
              <w:rPr>
                <w:lang w:val="es-PE"/>
              </w:rPr>
            </w:pPr>
            <w:r w:rsidRPr="00E81883">
              <w:rPr>
                <w:lang w:val="es-PE"/>
              </w:rPr>
              <w:t>Reconocida imagen de marca</w:t>
            </w:r>
          </w:p>
          <w:p w14:paraId="5445F641" w14:textId="77777777" w:rsidR="000C01C7" w:rsidRPr="00E81883" w:rsidRDefault="000C01C7" w:rsidP="000C01C7">
            <w:pPr>
              <w:pStyle w:val="Prrafodelista"/>
              <w:numPr>
                <w:ilvl w:val="0"/>
                <w:numId w:val="21"/>
              </w:numPr>
              <w:rPr>
                <w:lang w:val="es-PE"/>
              </w:rPr>
            </w:pPr>
            <w:r w:rsidRPr="00E81883">
              <w:rPr>
                <w:lang w:val="es-PE"/>
              </w:rPr>
              <w:t>Infraestructura de red más moderna (Know-how en despliegue de nuestras tecnologías).</w:t>
            </w:r>
          </w:p>
          <w:p w14:paraId="11B2ECD5" w14:textId="0001A450" w:rsidR="000C01C7" w:rsidRPr="00E81883" w:rsidRDefault="000C01C7" w:rsidP="000C01C7">
            <w:pPr>
              <w:pStyle w:val="Prrafodelista"/>
              <w:numPr>
                <w:ilvl w:val="0"/>
                <w:numId w:val="21"/>
              </w:numPr>
              <w:rPr>
                <w:lang w:val="es-PE"/>
              </w:rPr>
            </w:pPr>
            <w:r w:rsidRPr="00E81883">
              <w:rPr>
                <w:lang w:val="es-PE"/>
              </w:rPr>
              <w:t>Constante gestión de innovación</w:t>
            </w:r>
          </w:p>
        </w:tc>
      </w:tr>
      <w:tr w:rsidR="000C01C7" w:rsidRPr="00EF5334" w14:paraId="6874B235" w14:textId="77777777" w:rsidTr="000C01C7">
        <w:tc>
          <w:tcPr>
            <w:tcW w:w="1803" w:type="dxa"/>
          </w:tcPr>
          <w:p w14:paraId="2CE745B6" w14:textId="013119B9" w:rsidR="000C01C7" w:rsidRPr="00E81883" w:rsidRDefault="000C01C7" w:rsidP="000C01C7">
            <w:pPr>
              <w:rPr>
                <w:b/>
                <w:bCs/>
                <w:lang w:val="es-PE"/>
              </w:rPr>
            </w:pPr>
            <w:r w:rsidRPr="00E81883">
              <w:rPr>
                <w:b/>
                <w:bCs/>
                <w:lang w:val="es-PE"/>
              </w:rPr>
              <w:t>Oportunidades</w:t>
            </w:r>
          </w:p>
        </w:tc>
        <w:tc>
          <w:tcPr>
            <w:tcW w:w="6768" w:type="dxa"/>
          </w:tcPr>
          <w:p w14:paraId="28F2EEB4" w14:textId="77777777" w:rsidR="000C01C7" w:rsidRPr="00E81883" w:rsidRDefault="000C01C7" w:rsidP="000C01C7">
            <w:pPr>
              <w:pStyle w:val="Prrafodelista"/>
              <w:numPr>
                <w:ilvl w:val="0"/>
                <w:numId w:val="27"/>
              </w:numPr>
              <w:rPr>
                <w:lang w:val="es-PE"/>
              </w:rPr>
            </w:pPr>
            <w:r w:rsidRPr="00E81883">
              <w:rPr>
                <w:lang w:val="es-PE"/>
              </w:rPr>
              <w:t>Mayor exigencia sobre la velocidad del internet.</w:t>
            </w:r>
          </w:p>
          <w:p w14:paraId="53A13A22" w14:textId="77777777" w:rsidR="000C01C7" w:rsidRPr="00E81883" w:rsidRDefault="000C01C7" w:rsidP="000C01C7">
            <w:pPr>
              <w:pStyle w:val="Prrafodelista"/>
              <w:numPr>
                <w:ilvl w:val="0"/>
                <w:numId w:val="27"/>
              </w:numPr>
              <w:rPr>
                <w:lang w:val="es-PE"/>
              </w:rPr>
            </w:pPr>
            <w:r w:rsidRPr="00E81883">
              <w:rPr>
                <w:lang w:val="es-PE"/>
              </w:rPr>
              <w:t>Incremento de la demanda en zonas desatendidas.</w:t>
            </w:r>
          </w:p>
          <w:p w14:paraId="3F6A34B4" w14:textId="0CBA2B23" w:rsidR="000C01C7" w:rsidRPr="00E81883" w:rsidRDefault="000C01C7" w:rsidP="000C01C7">
            <w:pPr>
              <w:pStyle w:val="Prrafodelista"/>
              <w:numPr>
                <w:ilvl w:val="0"/>
                <w:numId w:val="27"/>
              </w:numPr>
              <w:rPr>
                <w:lang w:val="es-PE"/>
              </w:rPr>
            </w:pPr>
            <w:r w:rsidRPr="00E81883">
              <w:rPr>
                <w:lang w:val="es-PE"/>
              </w:rPr>
              <w:t xml:space="preserve">Nuevos mercados con el uso de internet </w:t>
            </w:r>
            <w:proofErr w:type="spellStart"/>
            <w:r w:rsidRPr="00E81883">
              <w:rPr>
                <w:lang w:val="es-PE"/>
              </w:rPr>
              <w:t>IoT</w:t>
            </w:r>
            <w:proofErr w:type="spellEnd"/>
          </w:p>
        </w:tc>
      </w:tr>
      <w:tr w:rsidR="000C01C7" w:rsidRPr="00EF5334" w14:paraId="7C42EA2A" w14:textId="77777777" w:rsidTr="000C01C7">
        <w:tc>
          <w:tcPr>
            <w:tcW w:w="1803" w:type="dxa"/>
          </w:tcPr>
          <w:p w14:paraId="5FE58CC5" w14:textId="0EC88C85" w:rsidR="000C01C7" w:rsidRPr="00E81883" w:rsidRDefault="000C01C7" w:rsidP="000C01C7">
            <w:pPr>
              <w:rPr>
                <w:b/>
                <w:bCs/>
                <w:lang w:val="es-PE"/>
              </w:rPr>
            </w:pPr>
            <w:r w:rsidRPr="00E81883">
              <w:rPr>
                <w:b/>
                <w:bCs/>
                <w:lang w:val="es-PE"/>
              </w:rPr>
              <w:t>Debilidades</w:t>
            </w:r>
          </w:p>
        </w:tc>
        <w:tc>
          <w:tcPr>
            <w:tcW w:w="6768" w:type="dxa"/>
          </w:tcPr>
          <w:p w14:paraId="5C163E87" w14:textId="77777777" w:rsidR="000C01C7" w:rsidRPr="00E81883" w:rsidRDefault="000C01C7" w:rsidP="00660A4B">
            <w:pPr>
              <w:pStyle w:val="Prrafodelista"/>
              <w:numPr>
                <w:ilvl w:val="0"/>
                <w:numId w:val="28"/>
              </w:numPr>
              <w:spacing w:line="240" w:lineRule="auto"/>
              <w:rPr>
                <w:lang w:val="es-PE"/>
              </w:rPr>
            </w:pPr>
            <w:r w:rsidRPr="00E81883">
              <w:rPr>
                <w:lang w:val="es-PE"/>
              </w:rPr>
              <w:t>Entel es una empresa con mucha experticia, pero solo a nivel nacional.</w:t>
            </w:r>
          </w:p>
          <w:p w14:paraId="46676728" w14:textId="77777777" w:rsidR="000C01C7" w:rsidRPr="00E81883" w:rsidRDefault="000C01C7" w:rsidP="00660A4B">
            <w:pPr>
              <w:pStyle w:val="Prrafodelista"/>
              <w:numPr>
                <w:ilvl w:val="0"/>
                <w:numId w:val="28"/>
              </w:numPr>
              <w:spacing w:line="240" w:lineRule="auto"/>
              <w:rPr>
                <w:lang w:val="es-PE"/>
              </w:rPr>
            </w:pPr>
            <w:r w:rsidRPr="00E81883">
              <w:rPr>
                <w:lang w:val="es-PE"/>
              </w:rPr>
              <w:t>Tiene baja penetración en clientes de segmentos económicos bajos.</w:t>
            </w:r>
          </w:p>
          <w:p w14:paraId="46A8AC68" w14:textId="77777777" w:rsidR="000C01C7" w:rsidRPr="00E81883" w:rsidRDefault="000C01C7" w:rsidP="00660A4B">
            <w:pPr>
              <w:pStyle w:val="Prrafodelista"/>
              <w:numPr>
                <w:ilvl w:val="0"/>
                <w:numId w:val="28"/>
              </w:numPr>
              <w:spacing w:line="240" w:lineRule="auto"/>
              <w:rPr>
                <w:lang w:val="es-PE"/>
              </w:rPr>
            </w:pPr>
            <w:r w:rsidRPr="00E81883">
              <w:rPr>
                <w:lang w:val="es-PE"/>
              </w:rPr>
              <w:t>Alto costo fijo en planilla.</w:t>
            </w:r>
          </w:p>
          <w:p w14:paraId="04564287" w14:textId="625A7B64" w:rsidR="000C01C7" w:rsidRPr="00E81883" w:rsidRDefault="000C01C7" w:rsidP="00660A4B">
            <w:pPr>
              <w:pStyle w:val="Prrafodelista"/>
              <w:numPr>
                <w:ilvl w:val="0"/>
                <w:numId w:val="28"/>
              </w:numPr>
              <w:spacing w:line="240" w:lineRule="auto"/>
              <w:rPr>
                <w:lang w:val="es-PE"/>
              </w:rPr>
            </w:pPr>
            <w:r w:rsidRPr="00E81883">
              <w:rPr>
                <w:lang w:val="es-PE"/>
              </w:rPr>
              <w:t>El constante ingreso de nuevos competidores y tecnologías al mercado está afectando los proyectos del área de investigación y desarrollo de Entel, generando una disminución del retorno de inversión de esos proyectos.</w:t>
            </w:r>
          </w:p>
        </w:tc>
      </w:tr>
      <w:tr w:rsidR="000C01C7" w:rsidRPr="00EF5334" w14:paraId="335192A9" w14:textId="77777777" w:rsidTr="000C01C7">
        <w:tc>
          <w:tcPr>
            <w:tcW w:w="1803" w:type="dxa"/>
          </w:tcPr>
          <w:p w14:paraId="2E1E4525" w14:textId="26F260FC" w:rsidR="000C01C7" w:rsidRPr="00E81883" w:rsidRDefault="000C01C7" w:rsidP="000C01C7">
            <w:pPr>
              <w:rPr>
                <w:b/>
                <w:bCs/>
                <w:lang w:val="es-PE"/>
              </w:rPr>
            </w:pPr>
            <w:r w:rsidRPr="00E81883">
              <w:rPr>
                <w:b/>
                <w:bCs/>
                <w:lang w:val="es-PE"/>
              </w:rPr>
              <w:t>Amenazas</w:t>
            </w:r>
          </w:p>
        </w:tc>
        <w:tc>
          <w:tcPr>
            <w:tcW w:w="6768" w:type="dxa"/>
          </w:tcPr>
          <w:p w14:paraId="490F0A4C" w14:textId="740A48D9" w:rsidR="000C01C7" w:rsidRPr="00E81883" w:rsidRDefault="00844EF0" w:rsidP="00660A4B">
            <w:pPr>
              <w:pStyle w:val="Prrafodelista"/>
              <w:numPr>
                <w:ilvl w:val="0"/>
                <w:numId w:val="29"/>
              </w:numPr>
              <w:spacing w:line="240" w:lineRule="auto"/>
              <w:rPr>
                <w:lang w:val="es-PE"/>
              </w:rPr>
            </w:pPr>
            <w:r w:rsidRPr="00E81883">
              <w:rPr>
                <w:lang w:val="es-PE"/>
              </w:rPr>
              <w:t>Actual c</w:t>
            </w:r>
            <w:r w:rsidR="000C01C7" w:rsidRPr="00E81883">
              <w:rPr>
                <w:lang w:val="es-PE"/>
              </w:rPr>
              <w:t>risis política</w:t>
            </w:r>
            <w:r w:rsidRPr="00E81883">
              <w:rPr>
                <w:lang w:val="es-PE"/>
              </w:rPr>
              <w:t>.</w:t>
            </w:r>
          </w:p>
          <w:p w14:paraId="499992E2" w14:textId="4A8B9AC8" w:rsidR="00844EF0" w:rsidRPr="00E81883" w:rsidRDefault="00844EF0" w:rsidP="00660A4B">
            <w:pPr>
              <w:pStyle w:val="Prrafodelista"/>
              <w:numPr>
                <w:ilvl w:val="0"/>
                <w:numId w:val="29"/>
              </w:numPr>
              <w:spacing w:line="240" w:lineRule="auto"/>
              <w:rPr>
                <w:lang w:val="es-PE"/>
              </w:rPr>
            </w:pPr>
            <w:r w:rsidRPr="00E81883">
              <w:rPr>
                <w:lang w:val="es-PE"/>
              </w:rPr>
              <w:t>Crisis económica a causa de la pandemia.</w:t>
            </w:r>
          </w:p>
          <w:p w14:paraId="5A4F67E5" w14:textId="6ED9C124" w:rsidR="000C01C7" w:rsidRPr="00E81883" w:rsidRDefault="000C01C7" w:rsidP="00660A4B">
            <w:pPr>
              <w:pStyle w:val="Prrafodelista"/>
              <w:numPr>
                <w:ilvl w:val="0"/>
                <w:numId w:val="29"/>
              </w:numPr>
              <w:spacing w:line="240" w:lineRule="auto"/>
              <w:rPr>
                <w:lang w:val="es-PE"/>
              </w:rPr>
            </w:pPr>
            <w:r w:rsidRPr="00E81883">
              <w:rPr>
                <w:lang w:val="es-PE"/>
              </w:rPr>
              <w:t>Operadores con servicios y ofertas competitivas.</w:t>
            </w:r>
          </w:p>
        </w:tc>
      </w:tr>
    </w:tbl>
    <w:p w14:paraId="0F28E0D7" w14:textId="77777777" w:rsidR="000C01C7" w:rsidRPr="00E81883" w:rsidRDefault="000C01C7" w:rsidP="000C01C7">
      <w:pPr>
        <w:ind w:left="432"/>
        <w:rPr>
          <w:lang w:val="es-PE"/>
        </w:rPr>
      </w:pPr>
    </w:p>
    <w:p w14:paraId="1322FFAE" w14:textId="268D6671" w:rsidR="005904FA" w:rsidRPr="00E81883" w:rsidRDefault="005904FA" w:rsidP="005904FA">
      <w:pPr>
        <w:pStyle w:val="Ttulo1"/>
        <w:rPr>
          <w:lang w:val="es-PE"/>
        </w:rPr>
      </w:pPr>
      <w:bookmarkStart w:id="337" w:name="_Toc77196016"/>
      <w:r w:rsidRPr="00E81883">
        <w:rPr>
          <w:lang w:val="es-PE"/>
        </w:rPr>
        <w:t>Formulación de objetivos y estrategias:</w:t>
      </w:r>
      <w:bookmarkEnd w:id="337"/>
    </w:p>
    <w:p w14:paraId="40B772D4" w14:textId="73A2EA99" w:rsidR="005904FA" w:rsidRDefault="005904FA" w:rsidP="00FC3AD5">
      <w:pPr>
        <w:pStyle w:val="Ttulo2"/>
        <w:rPr>
          <w:lang w:val="es-PE"/>
        </w:rPr>
      </w:pPr>
      <w:bookmarkStart w:id="338" w:name="_Toc77196017"/>
      <w:r w:rsidRPr="00E81883">
        <w:rPr>
          <w:lang w:val="es-PE"/>
        </w:rPr>
        <w:t>Objetivos organizacionales.</w:t>
      </w:r>
      <w:bookmarkEnd w:id="338"/>
    </w:p>
    <w:p w14:paraId="70F587A9" w14:textId="77777777" w:rsidR="008D2311" w:rsidRPr="00400A4E" w:rsidRDefault="008D2311" w:rsidP="008D2311">
      <w:pPr>
        <w:rPr>
          <w:lang w:val="es-ES"/>
        </w:rPr>
      </w:pPr>
      <w:r w:rsidRPr="00400A4E">
        <w:rPr>
          <w:lang w:val="es-ES"/>
        </w:rPr>
        <w:t>El propósito de Entel en mantener al mundo comunicado, marcar la diferencia en telecomunicaciones en la vida cotidiana de las personas, y de toda la sociedad. Hoy es una empresa sólida con más de 7 millones de usuarios en telefonía móvil, se ha posicionado como el operador líder de portabilidad.</w:t>
      </w:r>
    </w:p>
    <w:p w14:paraId="166262B9" w14:textId="77777777" w:rsidR="008D2311" w:rsidRPr="00400A4E" w:rsidRDefault="008D2311" w:rsidP="008D2311">
      <w:pPr>
        <w:rPr>
          <w:lang w:val="es-ES"/>
        </w:rPr>
      </w:pPr>
      <w:r w:rsidRPr="00400A4E">
        <w:rPr>
          <w:lang w:val="es-ES"/>
        </w:rPr>
        <w:t>Entel tiene la premisa de maximiza las ganancias anuales a través de captar nuevos clientes, aprovechando la buena aceptación de los clientes por la gran experiencia que brindan a través de sus servicios.</w:t>
      </w:r>
    </w:p>
    <w:p w14:paraId="5771FE4A" w14:textId="77777777" w:rsidR="008D2311" w:rsidRPr="00400A4E" w:rsidRDefault="008D2311" w:rsidP="008D2311">
      <w:pPr>
        <w:rPr>
          <w:lang w:val="es-ES"/>
        </w:rPr>
      </w:pPr>
      <w:r w:rsidRPr="00400A4E">
        <w:rPr>
          <w:lang w:val="es-ES"/>
        </w:rPr>
        <w:t xml:space="preserve">La responsabilidad que tiene Entel es velar por la democratización de las telecomunicaciones, ofreciendo varias propuestas disruptivas para que se sumen más </w:t>
      </w:r>
      <w:r w:rsidRPr="00400A4E">
        <w:rPr>
          <w:lang w:val="es-ES"/>
        </w:rPr>
        <w:lastRenderedPageBreak/>
        <w:t>peruanos puedan acceder a una red móvil de última tecnología, con variedad de ofertas de datos para el uso de redes sociales y servicios de valor agregado.</w:t>
      </w:r>
    </w:p>
    <w:p w14:paraId="4B3547BB" w14:textId="77777777" w:rsidR="008D2311" w:rsidRPr="00400A4E" w:rsidRDefault="008D2311" w:rsidP="008D2311">
      <w:pPr>
        <w:rPr>
          <w:lang w:val="es-ES"/>
        </w:rPr>
      </w:pPr>
      <w:r w:rsidRPr="00400A4E">
        <w:rPr>
          <w:lang w:val="es-ES"/>
        </w:rPr>
        <w:t xml:space="preserve">Entel tiene como compromiso que todos los usuarios encuentren lo que necesitan con la menor cantidad posible de clics, utilizando la herramienta la </w:t>
      </w:r>
      <w:proofErr w:type="gramStart"/>
      <w:r w:rsidRPr="00400A4E">
        <w:rPr>
          <w:lang w:val="es-ES"/>
        </w:rPr>
        <w:t>app</w:t>
      </w:r>
      <w:proofErr w:type="gramEnd"/>
      <w:r w:rsidRPr="00400A4E">
        <w:rPr>
          <w:lang w:val="es-ES"/>
        </w:rPr>
        <w:t xml:space="preserve"> de Entel.</w:t>
      </w:r>
    </w:p>
    <w:p w14:paraId="560DAB85" w14:textId="77777777" w:rsidR="008D2311" w:rsidRPr="00400A4E" w:rsidRDefault="008D2311" w:rsidP="008D2311">
      <w:pPr>
        <w:rPr>
          <w:lang w:val="es-ES"/>
        </w:rPr>
      </w:pPr>
      <w:r w:rsidRPr="00400A4E">
        <w:rPr>
          <w:lang w:val="es-ES"/>
        </w:rPr>
        <w:t xml:space="preserve">La preocupación por contribuir con la </w:t>
      </w:r>
      <w:proofErr w:type="gramStart"/>
      <w:r w:rsidRPr="00400A4E">
        <w:rPr>
          <w:lang w:val="es-ES"/>
        </w:rPr>
        <w:t>sostenibilidad,</w:t>
      </w:r>
      <w:proofErr w:type="gramEnd"/>
      <w:r w:rsidRPr="00400A4E">
        <w:rPr>
          <w:lang w:val="es-ES"/>
        </w:rPr>
        <w:t xml:space="preserve"> pretende reducir la huella de carbono, logrando más de 7 toneladas de basura electrónica, las cuales fueron recolectadas por el programa Reciclemos para Transformar junto a organizaciones comprometidas con el medio ambiente. </w:t>
      </w:r>
    </w:p>
    <w:p w14:paraId="4C0EDB07" w14:textId="6579FE4E" w:rsidR="008D2311" w:rsidRPr="008D2311" w:rsidRDefault="008D2311" w:rsidP="008D2311">
      <w:pPr>
        <w:rPr>
          <w:lang w:val="es-PE"/>
        </w:rPr>
      </w:pPr>
      <w:r w:rsidRPr="00400A4E">
        <w:rPr>
          <w:lang w:val="es-ES"/>
        </w:rPr>
        <w:t>El objetivo es seguir trabajando por vivir más conectados, con nuestra familia, nuestros compañeros de trabajo, amistades y que siempre aporte mantenerse comunicados interactuando de una manera más dinámica para optimizar los tiempos, debido a la pandemia que vivimos en todo el mundo hoy más que nunca todos necesitamos comunicarnos y hacer uso constante del internet.</w:t>
      </w:r>
    </w:p>
    <w:p w14:paraId="58BD06D5" w14:textId="598DD24E" w:rsidR="005904FA" w:rsidRPr="00E81883" w:rsidRDefault="005904FA" w:rsidP="00FC3AD5">
      <w:pPr>
        <w:pStyle w:val="Ttulo2"/>
        <w:rPr>
          <w:lang w:val="es-PE"/>
        </w:rPr>
      </w:pPr>
      <w:bookmarkStart w:id="339" w:name="_Toc77196018"/>
      <w:r w:rsidRPr="00E81883">
        <w:rPr>
          <w:lang w:val="es-PE"/>
        </w:rPr>
        <w:t>Estrategias externas.</w:t>
      </w:r>
      <w:bookmarkEnd w:id="339"/>
    </w:p>
    <w:p w14:paraId="4E0AE3E9" w14:textId="036A83CD" w:rsidR="00BA2FD8" w:rsidRPr="00E81883" w:rsidRDefault="00BA2FD8" w:rsidP="00BA2FD8">
      <w:pPr>
        <w:numPr>
          <w:ilvl w:val="0"/>
          <w:numId w:val="30"/>
        </w:numPr>
        <w:shd w:val="clear" w:color="auto" w:fill="FFFFFF"/>
        <w:spacing w:after="0" w:line="300" w:lineRule="atLeast"/>
        <w:ind w:left="1095"/>
        <w:rPr>
          <w:lang w:val="es-PE"/>
        </w:rPr>
      </w:pPr>
      <w:r w:rsidRPr="00E81883">
        <w:rPr>
          <w:lang w:val="es-PE"/>
        </w:rPr>
        <w:t>Referente a la actual crisis política que acontece en Perú, las páginas de importante visita en el entorno de internet han informado sobre Entel acerca de su accionar ante las crisis que pudieran suceder después del cambio de gobierno que está cerca, lo siguiente, que Entel ha demostrado resiliencia ante momentos de crisis, por ello, Entel confía que ante una crisis en el ámbito empresarial, podrán soportar y superar los problemas que afectarían a la empresa, afirmando además que la baja del valor de la moneda peruana afectaría en consideración a Entel, mas solo por poco tiempo, debido a los accionares de Entel para poder superar los obstáculos venideros, y todo esto está permitiendo que Entel pueda seguir adelante y crecer, trabajando cada día en dar un servicio confiable y seguro.</w:t>
      </w:r>
    </w:p>
    <w:p w14:paraId="12D63C89" w14:textId="10B46045" w:rsidR="00BA2FD8" w:rsidRPr="00E81883" w:rsidRDefault="00BA2FD8" w:rsidP="00BA2FD8">
      <w:pPr>
        <w:numPr>
          <w:ilvl w:val="0"/>
          <w:numId w:val="30"/>
        </w:numPr>
        <w:shd w:val="clear" w:color="auto" w:fill="FFFFFF"/>
        <w:spacing w:after="0" w:line="300" w:lineRule="atLeast"/>
        <w:ind w:left="1095"/>
        <w:rPr>
          <w:lang w:val="es-PE"/>
        </w:rPr>
      </w:pPr>
      <w:r w:rsidRPr="00E81883">
        <w:rPr>
          <w:lang w:val="es-PE"/>
        </w:rPr>
        <w:t xml:space="preserve">La alta competencia entre las empresas proveedoras de internet viene a ser un día a día, debido, al cuál es la empresa que tiene la mayor cobertura en todo el Perú. Entel en este aspecto, respecta mucho el libre mercado cumpliendo las reglas referentes al Tribunal de Defensa de la Libre Competencia (TDLC), pero ante todo esto, una empresa puede reclamar ante al TDLC contra otra empresa, por cualquier motivo que infrinja o trate de infringir alguna norma, es por ello que Entel </w:t>
      </w:r>
      <w:r w:rsidR="00E81883" w:rsidRPr="00E81883">
        <w:rPr>
          <w:lang w:val="es-PE"/>
        </w:rPr>
        <w:t>ha</w:t>
      </w:r>
      <w:r w:rsidRPr="00E81883">
        <w:rPr>
          <w:lang w:val="es-PE"/>
        </w:rPr>
        <w:t xml:space="preserve"> venido combatiendo de manera vitoriosa ante los constantes reclamos que sus competidores presentan en contra de Entel ante el TDLC, y así demostrar que la libre competencia fomenta el orden y el beneficio al país.</w:t>
      </w:r>
    </w:p>
    <w:p w14:paraId="30C9F00D" w14:textId="4DFC76E4" w:rsidR="00BA2FD8" w:rsidRPr="00E81883" w:rsidRDefault="00BA2FD8" w:rsidP="00BA2FD8">
      <w:pPr>
        <w:numPr>
          <w:ilvl w:val="0"/>
          <w:numId w:val="30"/>
        </w:numPr>
        <w:shd w:val="clear" w:color="auto" w:fill="FFFFFF"/>
        <w:spacing w:after="0" w:line="300" w:lineRule="atLeast"/>
        <w:ind w:left="1095"/>
        <w:rPr>
          <w:lang w:val="es-PE"/>
        </w:rPr>
      </w:pPr>
      <w:r w:rsidRPr="00E81883">
        <w:rPr>
          <w:lang w:val="es-PE"/>
        </w:rPr>
        <w:t xml:space="preserve">La pandemia COVID-19 ha traído desgracias a nivel mundial, en general, pero ante todo esto que esto sucediendo. Entel ah demostrada sostenibilidad a favor de la comunidad y de sus colaboradores. Entel logró por cuarto año consecutivo el “Distintivo Empresa Socialmente Responsable” (DESR) que reconoce a las </w:t>
      </w:r>
      <w:r w:rsidRPr="00E81883">
        <w:rPr>
          <w:lang w:val="es-PE"/>
        </w:rPr>
        <w:lastRenderedPageBreak/>
        <w:t>empresas por su accionar ante los problemas que afectan el entorno. Entel se enfoca en brindar facilidades a las familias para poder comunicarse sin muchos estragos, trabajando además con el gobierno, refiriéndose con el ministerio de Salud para beneficiarlo en sus telecomunicaciones. De esta forma Entel sigue demostrando que no es solo una empresa más, si no que es una empresa más que piensa en el país, preocupándose por este y demostrando que está dispuesto a ayudar en todo lo que este a su alcance.</w:t>
      </w:r>
    </w:p>
    <w:p w14:paraId="6969DB3F" w14:textId="77777777" w:rsidR="00332268" w:rsidRPr="00E81883" w:rsidRDefault="00332268" w:rsidP="00332268">
      <w:pPr>
        <w:shd w:val="clear" w:color="auto" w:fill="FFFFFF"/>
        <w:spacing w:after="0" w:line="300" w:lineRule="atLeast"/>
        <w:ind w:left="1095"/>
        <w:rPr>
          <w:lang w:val="es-PE"/>
        </w:rPr>
      </w:pPr>
    </w:p>
    <w:p w14:paraId="66BBEEB8" w14:textId="7AE0F6FD" w:rsidR="005904FA" w:rsidRPr="00E81883" w:rsidRDefault="005904FA" w:rsidP="00FC3AD5">
      <w:pPr>
        <w:pStyle w:val="Ttulo2"/>
        <w:rPr>
          <w:lang w:val="es-PE"/>
        </w:rPr>
      </w:pPr>
      <w:bookmarkStart w:id="340" w:name="_Toc77196019"/>
      <w:r w:rsidRPr="00E81883">
        <w:rPr>
          <w:lang w:val="es-PE"/>
        </w:rPr>
        <w:t>Estrategias internas generales.</w:t>
      </w:r>
      <w:bookmarkEnd w:id="340"/>
    </w:p>
    <w:p w14:paraId="36CDDF6C" w14:textId="6778B3C8" w:rsidR="00691A8A" w:rsidRPr="00E81883" w:rsidRDefault="00691A8A" w:rsidP="00691A8A">
      <w:pPr>
        <w:numPr>
          <w:ilvl w:val="0"/>
          <w:numId w:val="30"/>
        </w:numPr>
        <w:shd w:val="clear" w:color="auto" w:fill="FFFFFF"/>
        <w:spacing w:after="0" w:line="300" w:lineRule="atLeast"/>
        <w:ind w:left="1095"/>
        <w:rPr>
          <w:lang w:val="es-PE"/>
        </w:rPr>
      </w:pPr>
      <w:r w:rsidRPr="00E81883">
        <w:rPr>
          <w:lang w:val="es-PE"/>
        </w:rPr>
        <w:t>Aprovechar todas las ventajas y capacidades de Fibra Óptica que se ha implementado con el fin de ofrecer todos los servicios posibles (Internet, Televisión IP, Telefonía IP, Facturación, Pago de Servicios Básicos, Nube, Internet de las Cosas (</w:t>
      </w:r>
      <w:proofErr w:type="spellStart"/>
      <w:r w:rsidRPr="00E81883">
        <w:rPr>
          <w:lang w:val="es-PE"/>
        </w:rPr>
        <w:t>I</w:t>
      </w:r>
      <w:r w:rsidR="00BC21BD" w:rsidRPr="00E81883">
        <w:rPr>
          <w:lang w:val="es-PE"/>
        </w:rPr>
        <w:t>oT</w:t>
      </w:r>
      <w:proofErr w:type="spellEnd"/>
      <w:r w:rsidRPr="00E81883">
        <w:rPr>
          <w:lang w:val="es-PE"/>
        </w:rPr>
        <w:t>)).</w:t>
      </w:r>
    </w:p>
    <w:p w14:paraId="13011345" w14:textId="77777777" w:rsidR="00691A8A" w:rsidRPr="00E81883" w:rsidRDefault="00691A8A" w:rsidP="00691A8A">
      <w:pPr>
        <w:numPr>
          <w:ilvl w:val="0"/>
          <w:numId w:val="30"/>
        </w:numPr>
        <w:shd w:val="clear" w:color="auto" w:fill="FFFFFF"/>
        <w:spacing w:after="0" w:line="300" w:lineRule="atLeast"/>
        <w:ind w:left="1095"/>
        <w:rPr>
          <w:lang w:val="es-PE"/>
        </w:rPr>
      </w:pPr>
      <w:r w:rsidRPr="00E81883">
        <w:rPr>
          <w:lang w:val="es-PE"/>
        </w:rPr>
        <w:t>Unir mediante fibra óptica mercados internacionales con estándares de calidad de tal forma de convertir a Perú en el nodo de comunicación.</w:t>
      </w:r>
    </w:p>
    <w:p w14:paraId="2B4CFA29" w14:textId="77777777" w:rsidR="00691A8A" w:rsidRPr="00E81883" w:rsidRDefault="00691A8A" w:rsidP="00691A8A">
      <w:pPr>
        <w:numPr>
          <w:ilvl w:val="0"/>
          <w:numId w:val="30"/>
        </w:numPr>
        <w:shd w:val="clear" w:color="auto" w:fill="FFFFFF"/>
        <w:spacing w:after="0" w:line="300" w:lineRule="atLeast"/>
        <w:ind w:left="1095"/>
        <w:rPr>
          <w:lang w:val="es-PE"/>
        </w:rPr>
      </w:pPr>
      <w:r w:rsidRPr="00E81883">
        <w:rPr>
          <w:lang w:val="es-PE"/>
        </w:rPr>
        <w:t xml:space="preserve">Liderizar la implementación del IP Nacional y la Intranet que permita gestionar el tráfico de información de forma local sin la necesidad que </w:t>
      </w:r>
      <w:proofErr w:type="gramStart"/>
      <w:r w:rsidRPr="00E81883">
        <w:rPr>
          <w:lang w:val="es-PE"/>
        </w:rPr>
        <w:t>salga al exterior</w:t>
      </w:r>
      <w:proofErr w:type="gramEnd"/>
      <w:r w:rsidRPr="00E81883">
        <w:rPr>
          <w:lang w:val="es-PE"/>
        </w:rPr>
        <w:t>, asegurando al mismo tiempo la información.</w:t>
      </w:r>
    </w:p>
    <w:p w14:paraId="23703A41" w14:textId="7B52870C" w:rsidR="00BE26FD" w:rsidRPr="00E81883" w:rsidRDefault="00691A8A" w:rsidP="00BE26FD">
      <w:pPr>
        <w:numPr>
          <w:ilvl w:val="0"/>
          <w:numId w:val="30"/>
        </w:numPr>
        <w:shd w:val="clear" w:color="auto" w:fill="FFFFFF"/>
        <w:spacing w:after="0" w:line="300" w:lineRule="atLeast"/>
        <w:ind w:left="1095"/>
        <w:rPr>
          <w:lang w:val="es-PE"/>
        </w:rPr>
      </w:pPr>
      <w:r w:rsidRPr="00E81883">
        <w:rPr>
          <w:lang w:val="es-PE"/>
        </w:rPr>
        <w:t>Desarrollar servicios de telecomunicaciones ofreciendo ancho de banda ilimitado al usuario. Así mismo, adoptando el modelo de pago de servicios por consumo (solo se paga lo que se consume), al igual que los servicios básicos de electricidad, gas o agua.</w:t>
      </w:r>
    </w:p>
    <w:p w14:paraId="2813D384" w14:textId="77777777" w:rsidR="00332268" w:rsidRPr="00E81883" w:rsidRDefault="00332268" w:rsidP="00332268">
      <w:pPr>
        <w:shd w:val="clear" w:color="auto" w:fill="FFFFFF"/>
        <w:spacing w:after="0" w:line="300" w:lineRule="atLeast"/>
        <w:ind w:left="1095"/>
        <w:rPr>
          <w:lang w:val="es-PE"/>
        </w:rPr>
      </w:pPr>
    </w:p>
    <w:p w14:paraId="336A2E81" w14:textId="2919611F" w:rsidR="001A0A9A" w:rsidRPr="00E81883" w:rsidRDefault="005904FA" w:rsidP="001A0A9A">
      <w:pPr>
        <w:pStyle w:val="Ttulo2"/>
        <w:rPr>
          <w:lang w:val="es-PE"/>
        </w:rPr>
      </w:pPr>
      <w:bookmarkStart w:id="341" w:name="_Toc77196020"/>
      <w:r w:rsidRPr="00E81883">
        <w:rPr>
          <w:lang w:val="es-PE"/>
        </w:rPr>
        <w:t>Estrategias funcionales.</w:t>
      </w:r>
      <w:bookmarkEnd w:id="341"/>
    </w:p>
    <w:p w14:paraId="7131E270" w14:textId="381DBAFF" w:rsidR="001A0A9A" w:rsidRPr="00E81883" w:rsidRDefault="001A0A9A" w:rsidP="00332268">
      <w:pPr>
        <w:pStyle w:val="Prrafodelista"/>
        <w:numPr>
          <w:ilvl w:val="1"/>
          <w:numId w:val="30"/>
        </w:numPr>
        <w:spacing w:after="0" w:line="240" w:lineRule="auto"/>
        <w:rPr>
          <w:lang w:val="es-PE"/>
        </w:rPr>
      </w:pPr>
      <w:r w:rsidRPr="00E81883">
        <w:rPr>
          <w:b/>
          <w:bCs/>
          <w:lang w:val="es-PE"/>
        </w:rPr>
        <w:t>Comercial:</w:t>
      </w:r>
      <w:r w:rsidR="00332268" w:rsidRPr="00E81883">
        <w:rPr>
          <w:lang w:val="es-PE"/>
        </w:rPr>
        <w:t xml:space="preserve"> </w:t>
      </w:r>
      <w:r w:rsidRPr="00E81883">
        <w:rPr>
          <w:lang w:val="es-PE"/>
        </w:rPr>
        <w:t>Se utilizará como estrategia comercial la implementación de promociones, se ofrecerá a los clientes diversidad de promociones a precios menores que la competencia. Asimismo, se brindará facilidades crediticias para los clientes.</w:t>
      </w:r>
    </w:p>
    <w:p w14:paraId="74E14D1A" w14:textId="77777777" w:rsidR="00332268" w:rsidRPr="00E81883" w:rsidRDefault="00332268" w:rsidP="00332268">
      <w:pPr>
        <w:shd w:val="clear" w:color="auto" w:fill="FFFFFF"/>
        <w:spacing w:after="0" w:line="300" w:lineRule="atLeast"/>
        <w:ind w:left="1440"/>
        <w:rPr>
          <w:lang w:val="es-PE"/>
        </w:rPr>
      </w:pPr>
    </w:p>
    <w:p w14:paraId="6EEB6B0A" w14:textId="49AFFF60" w:rsidR="00332268" w:rsidRPr="00E81883" w:rsidRDefault="001A0A9A" w:rsidP="00332268">
      <w:pPr>
        <w:pStyle w:val="Prrafodelista"/>
        <w:numPr>
          <w:ilvl w:val="1"/>
          <w:numId w:val="30"/>
        </w:numPr>
        <w:spacing w:after="0" w:line="240" w:lineRule="auto"/>
        <w:rPr>
          <w:lang w:val="es-PE"/>
        </w:rPr>
      </w:pPr>
      <w:r w:rsidRPr="00E81883">
        <w:rPr>
          <w:b/>
          <w:bCs/>
          <w:lang w:val="es-PE"/>
        </w:rPr>
        <w:t>Recursos:</w:t>
      </w:r>
      <w:r w:rsidR="00332268" w:rsidRPr="00E81883">
        <w:rPr>
          <w:lang w:val="es-PE"/>
        </w:rPr>
        <w:t xml:space="preserve"> </w:t>
      </w:r>
      <w:r w:rsidRPr="00E81883">
        <w:rPr>
          <w:lang w:val="es-PE"/>
        </w:rPr>
        <w:t>Como estrategia de recursos se proporcionará productos y servicios de calidad a los clientes para así poder mantener el prestigio obtenido.</w:t>
      </w:r>
    </w:p>
    <w:p w14:paraId="7FE4F152" w14:textId="77777777" w:rsidR="00332268" w:rsidRPr="00E81883" w:rsidRDefault="00332268" w:rsidP="00332268">
      <w:pPr>
        <w:spacing w:after="0" w:line="240" w:lineRule="auto"/>
        <w:rPr>
          <w:lang w:val="es-PE"/>
        </w:rPr>
      </w:pPr>
    </w:p>
    <w:p w14:paraId="681E2F30" w14:textId="052350E7" w:rsidR="001A0A9A" w:rsidRPr="00E81883" w:rsidRDefault="001A0A9A" w:rsidP="00332268">
      <w:pPr>
        <w:pStyle w:val="Prrafodelista"/>
        <w:numPr>
          <w:ilvl w:val="1"/>
          <w:numId w:val="30"/>
        </w:numPr>
        <w:spacing w:after="0" w:line="240" w:lineRule="auto"/>
        <w:rPr>
          <w:lang w:val="es-PE"/>
        </w:rPr>
      </w:pPr>
      <w:r w:rsidRPr="00E81883">
        <w:rPr>
          <w:b/>
          <w:bCs/>
          <w:lang w:val="es-PE"/>
        </w:rPr>
        <w:t>Personas:</w:t>
      </w:r>
      <w:r w:rsidR="00332268" w:rsidRPr="00E81883">
        <w:rPr>
          <w:lang w:val="es-PE"/>
        </w:rPr>
        <w:t xml:space="preserve"> </w:t>
      </w:r>
      <w:r w:rsidRPr="00E81883">
        <w:rPr>
          <w:lang w:val="es-PE"/>
        </w:rPr>
        <w:t>Como estrategia se priorizará el bienestar de los colaboradores de la empresa, creando un ambiente laboral positivo para mejorar el rendimiento de los trabajadores dentro de la organización.</w:t>
      </w:r>
      <w:r w:rsidR="00332268" w:rsidRPr="00E81883">
        <w:rPr>
          <w:lang w:val="es-PE"/>
        </w:rPr>
        <w:t xml:space="preserve"> </w:t>
      </w:r>
      <w:r w:rsidRPr="00E81883">
        <w:rPr>
          <w:lang w:val="es-PE"/>
        </w:rPr>
        <w:t>De esta manera se generará compromiso de parte de los empleados para que se puedan cumplir las metas de la empresa.</w:t>
      </w:r>
    </w:p>
    <w:p w14:paraId="783E0A66" w14:textId="56CF9836" w:rsidR="005904FA" w:rsidRPr="00E81883" w:rsidRDefault="005904FA" w:rsidP="005904FA">
      <w:pPr>
        <w:pStyle w:val="Ttulo1"/>
        <w:rPr>
          <w:lang w:val="es-PE"/>
        </w:rPr>
      </w:pPr>
      <w:bookmarkStart w:id="342" w:name="_Toc77196021"/>
      <w:r w:rsidRPr="00E81883">
        <w:rPr>
          <w:lang w:val="es-PE"/>
        </w:rPr>
        <w:lastRenderedPageBreak/>
        <w:t>Análisis del diseño organizacional e Identificación de la problemática actual</w:t>
      </w:r>
      <w:bookmarkEnd w:id="342"/>
    </w:p>
    <w:p w14:paraId="1011918A" w14:textId="4EA14346" w:rsidR="005904FA" w:rsidRPr="00E81883" w:rsidRDefault="005904FA" w:rsidP="00FC3AD5">
      <w:pPr>
        <w:pStyle w:val="Ttulo2"/>
        <w:rPr>
          <w:lang w:val="es-PE"/>
        </w:rPr>
      </w:pPr>
      <w:r w:rsidRPr="00E81883">
        <w:rPr>
          <w:lang w:val="es-PE"/>
        </w:rPr>
        <w:t xml:space="preserve"> </w:t>
      </w:r>
      <w:bookmarkStart w:id="343" w:name="_Toc77196022"/>
      <w:r w:rsidRPr="00E81883">
        <w:rPr>
          <w:lang w:val="es-PE"/>
        </w:rPr>
        <w:t>Análisis del diseño organizacional: Organigrama, diferenciación, complejidad, integración, formalización, tamaño, departamentalización o Agrupación, Configuración de Mintzberg, Ciclo de vida.</w:t>
      </w:r>
      <w:bookmarkEnd w:id="343"/>
    </w:p>
    <w:p w14:paraId="50F60BF1" w14:textId="43BFC58E" w:rsidR="00C03F50" w:rsidRPr="00E81883" w:rsidRDefault="00C03F50" w:rsidP="00C03F50">
      <w:pPr>
        <w:pStyle w:val="Ttulo3"/>
        <w:rPr>
          <w:lang w:val="es-PE"/>
        </w:rPr>
      </w:pPr>
      <w:bookmarkStart w:id="344" w:name="_Toc77196023"/>
      <w:r w:rsidRPr="00E81883">
        <w:rPr>
          <w:lang w:val="es-PE"/>
        </w:rPr>
        <w:t>Configuración de Mintzberg</w:t>
      </w:r>
      <w:bookmarkEnd w:id="344"/>
    </w:p>
    <w:p w14:paraId="626B344C" w14:textId="22810E56" w:rsidR="00C03F50" w:rsidRPr="00E81883" w:rsidRDefault="00C03F50" w:rsidP="00B0753A">
      <w:pPr>
        <w:ind w:left="720"/>
        <w:rPr>
          <w:lang w:val="es-PE"/>
        </w:rPr>
      </w:pPr>
      <w:r w:rsidRPr="00E81883">
        <w:rPr>
          <w:lang w:val="es-PE"/>
        </w:rPr>
        <w:t xml:space="preserve">Con base en las teorías de Mintzberg (1991), se determina que </w:t>
      </w:r>
      <w:r w:rsidR="00746A84" w:rsidRPr="00E81883">
        <w:rPr>
          <w:lang w:val="es-PE"/>
        </w:rPr>
        <w:t>Entel</w:t>
      </w:r>
      <w:r w:rsidRPr="00E81883">
        <w:rPr>
          <w:lang w:val="es-PE"/>
        </w:rPr>
        <w:t xml:space="preserve"> presenta una organización del tipo innovadora-profesional debido a</w:t>
      </w:r>
      <w:r w:rsidR="00746A84" w:rsidRPr="00E81883">
        <w:rPr>
          <w:lang w:val="es-PE"/>
        </w:rPr>
        <w:t>:</w:t>
      </w:r>
    </w:p>
    <w:p w14:paraId="56B374EB" w14:textId="45E4E754" w:rsidR="00746A84" w:rsidRPr="00E81883" w:rsidRDefault="00746A84" w:rsidP="00B0753A">
      <w:pPr>
        <w:pStyle w:val="Prrafodelista"/>
        <w:numPr>
          <w:ilvl w:val="0"/>
          <w:numId w:val="31"/>
        </w:numPr>
        <w:spacing w:after="0" w:line="240" w:lineRule="auto"/>
        <w:ind w:left="1440"/>
        <w:rPr>
          <w:lang w:val="es-PE"/>
        </w:rPr>
      </w:pPr>
      <w:r w:rsidRPr="00E81883">
        <w:rPr>
          <w:lang w:val="es-PE"/>
        </w:rPr>
        <w:t>Desarrolla sus actividades en una industria relativamente joven (Telecomunicaciones), y en un entorno altamente competitivo.</w:t>
      </w:r>
    </w:p>
    <w:p w14:paraId="3DA7D2D0" w14:textId="68C57F87" w:rsidR="00746A84" w:rsidRPr="00E81883" w:rsidRDefault="00746A84" w:rsidP="00B0753A">
      <w:pPr>
        <w:pStyle w:val="Prrafodelista"/>
        <w:numPr>
          <w:ilvl w:val="0"/>
          <w:numId w:val="31"/>
        </w:numPr>
        <w:spacing w:after="0" w:line="240" w:lineRule="auto"/>
        <w:ind w:left="1440"/>
        <w:rPr>
          <w:lang w:val="es-PE"/>
        </w:rPr>
      </w:pPr>
      <w:r w:rsidRPr="00E81883">
        <w:rPr>
          <w:lang w:val="es-PE"/>
        </w:rPr>
        <w:t>Tiene la necesidad de normalizar las habilidades dentro de su organización, debido a la múltiple experiencia requerida para poder desplegar sus servicios basados en las distintas tecnologías disponibles en el mercado.</w:t>
      </w:r>
    </w:p>
    <w:p w14:paraId="23A63E34" w14:textId="7438B2B7" w:rsidR="00C03F50" w:rsidRPr="00E81883" w:rsidRDefault="00746A84" w:rsidP="00B0753A">
      <w:pPr>
        <w:pStyle w:val="Prrafodelista"/>
        <w:numPr>
          <w:ilvl w:val="0"/>
          <w:numId w:val="31"/>
        </w:numPr>
        <w:spacing w:after="0" w:line="240" w:lineRule="auto"/>
        <w:ind w:left="1440"/>
        <w:rPr>
          <w:lang w:val="es-PE"/>
        </w:rPr>
      </w:pPr>
      <w:r w:rsidRPr="00E81883">
        <w:rPr>
          <w:lang w:val="es-PE"/>
        </w:rPr>
        <w:t>Forma equipos multidisciplinarios para diseñar y ejecutar la estrategia, enfrentándose a un mercado donde el perfil del consumidor es variable.</w:t>
      </w:r>
    </w:p>
    <w:p w14:paraId="3E2CFF62" w14:textId="77777777" w:rsidR="00746A84" w:rsidRPr="00E81883" w:rsidRDefault="00746A84" w:rsidP="00746A84">
      <w:pPr>
        <w:pStyle w:val="Prrafodelista"/>
        <w:spacing w:after="0" w:line="240" w:lineRule="auto"/>
        <w:rPr>
          <w:lang w:val="es-PE"/>
        </w:rPr>
      </w:pPr>
    </w:p>
    <w:p w14:paraId="3D221F8D" w14:textId="13EE9348" w:rsidR="00746A84" w:rsidRPr="00E81883" w:rsidRDefault="00D604C0" w:rsidP="00746A84">
      <w:pPr>
        <w:pStyle w:val="Ttulo3"/>
        <w:rPr>
          <w:lang w:val="es-PE"/>
        </w:rPr>
      </w:pPr>
      <w:bookmarkStart w:id="345" w:name="_Toc77196024"/>
      <w:r w:rsidRPr="00E81883">
        <w:rPr>
          <w:lang w:val="es-PE"/>
        </w:rPr>
        <w:t>Ciclo de vida</w:t>
      </w:r>
      <w:bookmarkEnd w:id="345"/>
    </w:p>
    <w:p w14:paraId="4D6B0AD1" w14:textId="739A730F" w:rsidR="00BC24BC" w:rsidRPr="00E81883" w:rsidRDefault="00D604C0" w:rsidP="00B0753A">
      <w:pPr>
        <w:ind w:left="720"/>
        <w:rPr>
          <w:lang w:val="es-PE"/>
        </w:rPr>
      </w:pPr>
      <w:r w:rsidRPr="00E81883">
        <w:rPr>
          <w:lang w:val="es-PE"/>
        </w:rPr>
        <w:t>De acuerdo con la infografía de la historia de Entel Perú</w:t>
      </w:r>
      <w:r w:rsidR="00BC24BC" w:rsidRPr="00E81883">
        <w:rPr>
          <w:lang w:val="es-PE"/>
        </w:rPr>
        <w:t xml:space="preserve"> desde 2013 a 2018, publicada en la nota de prensa de El Comercio el 24/09/2019, se observa el crecimiento sostenido en el mercado peruano, no solo en términos de adopción, sino también en la cantidad de productos ofrecidos, así como, la mejora en la experiencia del usuario.</w:t>
      </w:r>
    </w:p>
    <w:p w14:paraId="66429602" w14:textId="1983F03C" w:rsidR="00C849C9" w:rsidRPr="00E81883" w:rsidRDefault="00BC24BC" w:rsidP="00B0753A">
      <w:pPr>
        <w:ind w:left="720"/>
        <w:rPr>
          <w:lang w:val="es-PE"/>
        </w:rPr>
      </w:pPr>
      <w:r w:rsidRPr="00E81883">
        <w:rPr>
          <w:lang w:val="es-PE"/>
        </w:rPr>
        <w:t>Entel adquiere Nextel en 2013, y en 2018 Entel ya contaba con</w:t>
      </w:r>
      <w:r w:rsidR="00C849C9" w:rsidRPr="00E81883">
        <w:rPr>
          <w:lang w:val="es-PE"/>
        </w:rPr>
        <w:t xml:space="preserve"> más de</w:t>
      </w:r>
      <w:r w:rsidRPr="00E81883">
        <w:rPr>
          <w:lang w:val="es-PE"/>
        </w:rPr>
        <w:t xml:space="preserve"> 7.6 millones de clientes, además, en su reporte de sostenibilidad de 2019</w:t>
      </w:r>
      <w:r w:rsidR="00C849C9" w:rsidRPr="00E81883">
        <w:rPr>
          <w:lang w:val="es-PE"/>
        </w:rPr>
        <w:t>, en su página 36,</w:t>
      </w:r>
      <w:r w:rsidRPr="00E81883">
        <w:rPr>
          <w:lang w:val="es-PE"/>
        </w:rPr>
        <w:t xml:space="preserve"> publicado en 2020, </w:t>
      </w:r>
      <w:r w:rsidR="00C849C9" w:rsidRPr="00E81883">
        <w:rPr>
          <w:lang w:val="es-PE"/>
        </w:rPr>
        <w:t>reportan más de 8.3 millones de clientes cifra que representa el 21.5% de la cuota del mercado de telefonía fija y móvil.</w:t>
      </w:r>
    </w:p>
    <w:p w14:paraId="2381BA26" w14:textId="099DC866" w:rsidR="00C849C9" w:rsidRPr="00E81883" w:rsidRDefault="00C849C9" w:rsidP="00B0753A">
      <w:pPr>
        <w:ind w:left="720"/>
        <w:rPr>
          <w:lang w:val="es-PE"/>
        </w:rPr>
      </w:pPr>
      <w:r w:rsidRPr="00E81883">
        <w:rPr>
          <w:lang w:val="es-PE"/>
        </w:rPr>
        <w:t xml:space="preserve">Sobre la etapa en el ciclo de vida de Entel Perú, en la nota de presa del año 2019, en el diario El Comercio, el gerente general de Entel, Sr. Ramiro Lafarga, indicó que, a pesar de la reducción de la velocidad de crecimiento, aún no se encuentran en una etapa de madurez, enfatizó que se encuentran en una etapa de crecimiento. Su foco está en la fidelización de sus clientes pospago, sector que genera siete veces más los ingresos que el sector prepago. También señaló algunas actividades que vienen desarrollando para fidelizar a sus clientes, por ejemplo, tienen un programa de subvenciones para la compra de equipos con el objetivo de dar acceso a celulares de alta gama a sus clientes.  </w:t>
      </w:r>
    </w:p>
    <w:p w14:paraId="725FF4E3" w14:textId="77777777" w:rsidR="00C849C9" w:rsidRPr="00E81883" w:rsidRDefault="00C849C9" w:rsidP="00D604C0">
      <w:pPr>
        <w:rPr>
          <w:lang w:val="es-PE"/>
        </w:rPr>
      </w:pPr>
    </w:p>
    <w:p w14:paraId="666653BF" w14:textId="5D4C9113" w:rsidR="00D604C0" w:rsidRPr="00E81883" w:rsidRDefault="00D604C0" w:rsidP="00D604C0">
      <w:pPr>
        <w:jc w:val="center"/>
        <w:rPr>
          <w:lang w:val="es-PE"/>
        </w:rPr>
      </w:pPr>
      <w:r w:rsidRPr="00E81883">
        <w:rPr>
          <w:noProof/>
          <w:lang w:val="es-PE"/>
        </w:rPr>
        <w:drawing>
          <wp:inline distT="0" distB="0" distL="0" distR="0" wp14:anchorId="64B167CB" wp14:editId="36599E13">
            <wp:extent cx="4937760" cy="2867014"/>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49660" cy="2873924"/>
                    </a:xfrm>
                    <a:prstGeom prst="rect">
                      <a:avLst/>
                    </a:prstGeom>
                  </pic:spPr>
                </pic:pic>
              </a:graphicData>
            </a:graphic>
          </wp:inline>
        </w:drawing>
      </w:r>
    </w:p>
    <w:p w14:paraId="79186FBA" w14:textId="27C96D2F" w:rsidR="00D604C0" w:rsidRPr="00E81883" w:rsidRDefault="00D604C0" w:rsidP="00C849C9">
      <w:pPr>
        <w:pStyle w:val="Descripcin"/>
        <w:jc w:val="center"/>
        <w:rPr>
          <w:lang w:val="es-PE"/>
        </w:rPr>
      </w:pPr>
      <w:r w:rsidRPr="00E81883">
        <w:rPr>
          <w:lang w:val="es-PE"/>
        </w:rPr>
        <w:t xml:space="preserve">Figura </w:t>
      </w:r>
      <w:r w:rsidRPr="00E81883">
        <w:rPr>
          <w:lang w:val="es-PE"/>
        </w:rPr>
        <w:fldChar w:fldCharType="begin"/>
      </w:r>
      <w:r w:rsidRPr="00E81883">
        <w:rPr>
          <w:lang w:val="es-PE"/>
        </w:rPr>
        <w:instrText xml:space="preserve"> STYLEREF 1 \s </w:instrText>
      </w:r>
      <w:r w:rsidRPr="00E81883">
        <w:rPr>
          <w:lang w:val="es-PE"/>
        </w:rPr>
        <w:fldChar w:fldCharType="separate"/>
      </w:r>
      <w:r w:rsidRPr="00E81883">
        <w:rPr>
          <w:noProof/>
          <w:lang w:val="es-PE"/>
        </w:rPr>
        <w:t>7</w:t>
      </w:r>
      <w:r w:rsidRPr="00E81883">
        <w:rPr>
          <w:lang w:val="es-PE"/>
        </w:rPr>
        <w:fldChar w:fldCharType="end"/>
      </w:r>
      <w:r w:rsidRPr="00E81883">
        <w:rPr>
          <w:lang w:val="es-PE"/>
        </w:rPr>
        <w:t>.</w:t>
      </w:r>
      <w:r w:rsidRPr="00E81883">
        <w:rPr>
          <w:lang w:val="es-PE"/>
        </w:rPr>
        <w:fldChar w:fldCharType="begin"/>
      </w:r>
      <w:r w:rsidRPr="00E81883">
        <w:rPr>
          <w:lang w:val="es-PE"/>
        </w:rPr>
        <w:instrText xml:space="preserve"> SEQ Figura \* ARABIC \s 1 </w:instrText>
      </w:r>
      <w:r w:rsidRPr="00E81883">
        <w:rPr>
          <w:lang w:val="es-PE"/>
        </w:rPr>
        <w:fldChar w:fldCharType="separate"/>
      </w:r>
      <w:r w:rsidRPr="00E81883">
        <w:rPr>
          <w:noProof/>
          <w:lang w:val="es-PE"/>
        </w:rPr>
        <w:t>1</w:t>
      </w:r>
      <w:r w:rsidRPr="00E81883">
        <w:rPr>
          <w:lang w:val="es-PE"/>
        </w:rPr>
        <w:fldChar w:fldCharType="end"/>
      </w:r>
      <w:r w:rsidRPr="00E81883">
        <w:rPr>
          <w:lang w:val="es-PE"/>
        </w:rPr>
        <w:t>.- Historia Entel Perú – Fuente: El Comercio, nota de pre</w:t>
      </w:r>
      <w:r w:rsidR="00BC24BC" w:rsidRPr="00E81883">
        <w:rPr>
          <w:lang w:val="es-PE"/>
        </w:rPr>
        <w:t>n</w:t>
      </w:r>
      <w:r w:rsidRPr="00E81883">
        <w:rPr>
          <w:lang w:val="es-PE"/>
        </w:rPr>
        <w:t xml:space="preserve">sa: “Entel aspira cerrar el año con 9,2 </w:t>
      </w:r>
      <w:proofErr w:type="spellStart"/>
      <w:r w:rsidRPr="00E81883">
        <w:rPr>
          <w:lang w:val="es-PE"/>
        </w:rPr>
        <w:t>mlls</w:t>
      </w:r>
      <w:proofErr w:type="spellEnd"/>
      <w:r w:rsidRPr="00E81883">
        <w:rPr>
          <w:lang w:val="es-PE"/>
        </w:rPr>
        <w:t xml:space="preserve">. de clientes y S/2.915 </w:t>
      </w:r>
      <w:proofErr w:type="spellStart"/>
      <w:r w:rsidRPr="00E81883">
        <w:rPr>
          <w:lang w:val="es-PE"/>
        </w:rPr>
        <w:t>mlls</w:t>
      </w:r>
      <w:proofErr w:type="spellEnd"/>
      <w:r w:rsidRPr="00E81883">
        <w:rPr>
          <w:lang w:val="es-PE"/>
        </w:rPr>
        <w:t xml:space="preserve">. Facturados”, enlace: </w:t>
      </w:r>
      <w:r w:rsidR="00C849C9" w:rsidRPr="00E81883">
        <w:rPr>
          <w:lang w:val="es-PE"/>
        </w:rPr>
        <w:t>https://elcomercio.pe/economia/negocios/entel-aspira-cerrar-ano-9-2-mlls-clientes-s-2-915-facturados-noticia-679071-noticia/</w:t>
      </w:r>
      <w:r w:rsidRPr="00E81883">
        <w:rPr>
          <w:lang w:val="es-PE"/>
        </w:rPr>
        <w:t>.</w:t>
      </w:r>
      <w:r w:rsidR="00BC24BC" w:rsidRPr="00E81883">
        <w:rPr>
          <w:lang w:val="es-PE"/>
        </w:rPr>
        <w:t xml:space="preserve"> Fecha: 24/09/2019.</w:t>
      </w:r>
    </w:p>
    <w:p w14:paraId="5FFB2785" w14:textId="4C9F7F24" w:rsidR="00C849C9" w:rsidRPr="00E81883" w:rsidRDefault="00C849C9" w:rsidP="00C849C9">
      <w:pPr>
        <w:rPr>
          <w:lang w:val="es-PE"/>
        </w:rPr>
      </w:pPr>
      <w:r w:rsidRPr="00E81883">
        <w:rPr>
          <w:lang w:val="es-PE"/>
        </w:rPr>
        <w:t>Por último, con la finalidad de brindar mayor soporte a la etapa de crecimiento en la que se viene desarrollando Entel Perú, se revisó la información sobre los hitos de la empresa</w:t>
      </w:r>
      <w:r w:rsidR="009E5B80" w:rsidRPr="00E81883">
        <w:rPr>
          <w:lang w:val="es-PE"/>
        </w:rPr>
        <w:t xml:space="preserve"> publicadas en su portal web, </w:t>
      </w:r>
      <w:hyperlink r:id="rId19" w:history="1">
        <w:r w:rsidR="009E5B80" w:rsidRPr="00E81883">
          <w:rPr>
            <w:rStyle w:val="Hipervnculo"/>
            <w:lang w:val="es-PE"/>
          </w:rPr>
          <w:t>https://www.entel.pe/personas/informacion-corporativa/</w:t>
        </w:r>
      </w:hyperlink>
      <w:r w:rsidR="009E5B80" w:rsidRPr="00E81883">
        <w:rPr>
          <w:lang w:val="es-PE"/>
        </w:rPr>
        <w:t>, para los años 2019 y 2020.</w:t>
      </w:r>
    </w:p>
    <w:p w14:paraId="45361861" w14:textId="1D8940F7" w:rsidR="009E5B80" w:rsidRPr="00E81883" w:rsidRDefault="009E5B80" w:rsidP="00C849C9">
      <w:pPr>
        <w:rPr>
          <w:lang w:val="es-PE"/>
        </w:rPr>
      </w:pPr>
      <w:r w:rsidRPr="00E81883">
        <w:rPr>
          <w:lang w:val="es-PE"/>
        </w:rPr>
        <w:t>Algunos hitos de mayor relevancia por año son mencionados a continuación:</w:t>
      </w:r>
    </w:p>
    <w:p w14:paraId="358E17D7" w14:textId="6577C573" w:rsidR="009E5B80" w:rsidRPr="00E81883" w:rsidRDefault="009E5B80" w:rsidP="009E5B80">
      <w:pPr>
        <w:pStyle w:val="Prrafodelista"/>
        <w:numPr>
          <w:ilvl w:val="0"/>
          <w:numId w:val="32"/>
        </w:numPr>
        <w:rPr>
          <w:lang w:val="es-PE"/>
        </w:rPr>
      </w:pPr>
      <w:r w:rsidRPr="00E81883">
        <w:rPr>
          <w:lang w:val="es-PE"/>
        </w:rPr>
        <w:t>En 2019:</w:t>
      </w:r>
    </w:p>
    <w:p w14:paraId="3EDEABA3" w14:textId="6BA7C420" w:rsidR="009E5B80" w:rsidRPr="00E81883" w:rsidRDefault="009E5B80" w:rsidP="009E5B80">
      <w:pPr>
        <w:pStyle w:val="Prrafodelista"/>
        <w:numPr>
          <w:ilvl w:val="1"/>
          <w:numId w:val="32"/>
        </w:numPr>
        <w:rPr>
          <w:lang w:val="es-PE"/>
        </w:rPr>
      </w:pPr>
      <w:r w:rsidRPr="00E81883">
        <w:rPr>
          <w:lang w:val="es-PE"/>
        </w:rPr>
        <w:t>Entel Perú creció más de 600 puntos de red, el doble comparado con el año 2018.</w:t>
      </w:r>
    </w:p>
    <w:p w14:paraId="1E1BE6F4" w14:textId="7E19E67F" w:rsidR="009E5B80" w:rsidRPr="00E81883" w:rsidRDefault="009E5B80" w:rsidP="009E5B80">
      <w:pPr>
        <w:pStyle w:val="Prrafodelista"/>
        <w:numPr>
          <w:ilvl w:val="1"/>
          <w:numId w:val="32"/>
        </w:numPr>
        <w:rPr>
          <w:lang w:val="es-PE"/>
        </w:rPr>
      </w:pPr>
      <w:r w:rsidRPr="00E81883">
        <w:rPr>
          <w:lang w:val="es-PE"/>
        </w:rPr>
        <w:t xml:space="preserve">Fueron líderes en satisfacción del cliente, del sector telecomunicaciones, en los rubros prepago y </w:t>
      </w:r>
      <w:proofErr w:type="spellStart"/>
      <w:r w:rsidRPr="00E81883">
        <w:rPr>
          <w:lang w:val="es-PE"/>
        </w:rPr>
        <w:t>postpago</w:t>
      </w:r>
      <w:proofErr w:type="spellEnd"/>
      <w:r w:rsidRPr="00E81883">
        <w:rPr>
          <w:lang w:val="es-PE"/>
        </w:rPr>
        <w:t xml:space="preserve">, de acuerdo con Net </w:t>
      </w:r>
      <w:proofErr w:type="spellStart"/>
      <w:r w:rsidRPr="00E81883">
        <w:rPr>
          <w:lang w:val="es-PE"/>
        </w:rPr>
        <w:t>Promoter</w:t>
      </w:r>
      <w:proofErr w:type="spellEnd"/>
      <w:r w:rsidRPr="00E81883">
        <w:rPr>
          <w:lang w:val="es-PE"/>
        </w:rPr>
        <w:t xml:space="preserve"> Score.</w:t>
      </w:r>
    </w:p>
    <w:p w14:paraId="42AC9E0F" w14:textId="5FF9D5E6" w:rsidR="009E5B80" w:rsidRPr="00E81883" w:rsidRDefault="009E5B80" w:rsidP="009E5B80">
      <w:pPr>
        <w:pStyle w:val="Prrafodelista"/>
        <w:numPr>
          <w:ilvl w:val="0"/>
          <w:numId w:val="32"/>
        </w:numPr>
        <w:rPr>
          <w:lang w:val="es-PE"/>
        </w:rPr>
      </w:pPr>
      <w:r w:rsidRPr="00E81883">
        <w:rPr>
          <w:lang w:val="es-PE"/>
        </w:rPr>
        <w:t>En 2020:</w:t>
      </w:r>
    </w:p>
    <w:p w14:paraId="0E8FB5D8" w14:textId="26091C8B" w:rsidR="009E5B80" w:rsidRPr="00E81883" w:rsidRDefault="009E5B80" w:rsidP="009E5B80">
      <w:pPr>
        <w:pStyle w:val="Prrafodelista"/>
        <w:numPr>
          <w:ilvl w:val="1"/>
          <w:numId w:val="32"/>
        </w:numPr>
        <w:rPr>
          <w:lang w:val="es-PE"/>
        </w:rPr>
      </w:pPr>
      <w:r w:rsidRPr="00E81883">
        <w:rPr>
          <w:lang w:val="es-PE"/>
        </w:rPr>
        <w:t>Llegaron a 9 millones de clientes.</w:t>
      </w:r>
    </w:p>
    <w:p w14:paraId="4698CF65" w14:textId="0F46A92A" w:rsidR="009E5B80" w:rsidRPr="00E81883" w:rsidRDefault="009E5B80" w:rsidP="009E5B80">
      <w:pPr>
        <w:pStyle w:val="Prrafodelista"/>
        <w:numPr>
          <w:ilvl w:val="1"/>
          <w:numId w:val="32"/>
        </w:numPr>
        <w:rPr>
          <w:lang w:val="es-PE"/>
        </w:rPr>
      </w:pPr>
      <w:r w:rsidRPr="00E81883">
        <w:rPr>
          <w:lang w:val="es-PE"/>
        </w:rPr>
        <w:t xml:space="preserve">Lanzaron el programa </w:t>
      </w:r>
      <w:r w:rsidR="00E81883" w:rsidRPr="00E81883">
        <w:rPr>
          <w:lang w:val="es-PE"/>
        </w:rPr>
        <w:t>mi Tienda</w:t>
      </w:r>
      <w:r w:rsidRPr="00E81883">
        <w:rPr>
          <w:lang w:val="es-PE"/>
        </w:rPr>
        <w:t xml:space="preserve"> Entel, que permitirá a los emprendedores gestionar su propia tienda virtual para vender por internet.</w:t>
      </w:r>
    </w:p>
    <w:p w14:paraId="1590F3D0" w14:textId="78FFE85C" w:rsidR="009E5B80" w:rsidRPr="00E81883" w:rsidRDefault="009E5B80" w:rsidP="009E5B80">
      <w:pPr>
        <w:pStyle w:val="Prrafodelista"/>
        <w:numPr>
          <w:ilvl w:val="1"/>
          <w:numId w:val="32"/>
        </w:numPr>
        <w:rPr>
          <w:lang w:val="es-PE"/>
        </w:rPr>
      </w:pPr>
      <w:r w:rsidRPr="00E81883">
        <w:rPr>
          <w:lang w:val="es-PE"/>
        </w:rPr>
        <w:t xml:space="preserve">Fueron nominados la mejor empresa de telecomunicaciones </w:t>
      </w:r>
      <w:proofErr w:type="gramStart"/>
      <w:r w:rsidRPr="00E81883">
        <w:rPr>
          <w:lang w:val="es-PE"/>
        </w:rPr>
        <w:t>de acuerdo al</w:t>
      </w:r>
      <w:proofErr w:type="gramEnd"/>
      <w:r w:rsidRPr="00E81883">
        <w:rPr>
          <w:lang w:val="es-PE"/>
        </w:rPr>
        <w:t xml:space="preserve"> índice BCX 2020 de IZO.</w:t>
      </w:r>
    </w:p>
    <w:p w14:paraId="0C8216B9" w14:textId="07E84B8F" w:rsidR="00B0753A" w:rsidRPr="00E81883" w:rsidRDefault="00B0753A" w:rsidP="00B0753A">
      <w:pPr>
        <w:pStyle w:val="Prrafodelista"/>
        <w:rPr>
          <w:lang w:val="es-PE"/>
        </w:rPr>
      </w:pPr>
    </w:p>
    <w:p w14:paraId="75A7575B" w14:textId="6C8F3D10" w:rsidR="00B0753A" w:rsidRPr="00E81883" w:rsidRDefault="00B0753A" w:rsidP="00B0753A">
      <w:pPr>
        <w:pStyle w:val="Prrafodelista"/>
        <w:rPr>
          <w:lang w:val="es-PE"/>
        </w:rPr>
      </w:pPr>
    </w:p>
    <w:p w14:paraId="4E2680EE" w14:textId="77777777" w:rsidR="00B0753A" w:rsidRPr="00E81883" w:rsidRDefault="00B0753A" w:rsidP="00B0753A">
      <w:pPr>
        <w:pStyle w:val="Prrafodelista"/>
        <w:rPr>
          <w:lang w:val="es-PE"/>
        </w:rPr>
      </w:pPr>
    </w:p>
    <w:p w14:paraId="0D091F52" w14:textId="1281E52F" w:rsidR="005904FA" w:rsidRPr="00E81883" w:rsidRDefault="005904FA" w:rsidP="00FC3AD5">
      <w:pPr>
        <w:pStyle w:val="Ttulo2"/>
        <w:rPr>
          <w:lang w:val="es-PE"/>
        </w:rPr>
      </w:pPr>
      <w:bookmarkStart w:id="346" w:name="_Toc77196025"/>
      <w:r w:rsidRPr="00E81883">
        <w:rPr>
          <w:lang w:val="es-PE"/>
        </w:rPr>
        <w:t>Problemas de diseño organizacional:</w:t>
      </w:r>
      <w:bookmarkEnd w:id="346"/>
    </w:p>
    <w:p w14:paraId="1C420668" w14:textId="04FBB224" w:rsidR="0043613D" w:rsidRPr="00E81883" w:rsidRDefault="0043613D" w:rsidP="00B0753A">
      <w:pPr>
        <w:ind w:left="360"/>
        <w:rPr>
          <w:lang w:val="es-PE"/>
        </w:rPr>
      </w:pPr>
      <w:r w:rsidRPr="00E81883">
        <w:rPr>
          <w:lang w:val="es-PE"/>
        </w:rPr>
        <w:t xml:space="preserve">No se identifica problemas en el diseño organizacional de Entel Perú debido a que </w:t>
      </w:r>
    </w:p>
    <w:p w14:paraId="0EBE5885" w14:textId="77777777" w:rsidR="0043613D" w:rsidRPr="00E81883" w:rsidRDefault="0043613D" w:rsidP="00B0753A">
      <w:pPr>
        <w:pStyle w:val="Prrafodelista"/>
        <w:numPr>
          <w:ilvl w:val="0"/>
          <w:numId w:val="33"/>
        </w:numPr>
        <w:ind w:left="1080"/>
        <w:rPr>
          <w:lang w:val="es-PE"/>
        </w:rPr>
      </w:pPr>
      <w:r w:rsidRPr="00E81883">
        <w:rPr>
          <w:lang w:val="es-PE"/>
        </w:rPr>
        <w:t>La organización cuenta con una misión.</w:t>
      </w:r>
    </w:p>
    <w:p w14:paraId="543C5708" w14:textId="7953F3FC" w:rsidR="0043613D" w:rsidRPr="00E81883" w:rsidRDefault="0043613D" w:rsidP="00B0753A">
      <w:pPr>
        <w:pStyle w:val="Prrafodelista"/>
        <w:numPr>
          <w:ilvl w:val="0"/>
          <w:numId w:val="33"/>
        </w:numPr>
        <w:ind w:left="1080"/>
        <w:rPr>
          <w:lang w:val="es-PE"/>
        </w:rPr>
      </w:pPr>
      <w:r w:rsidRPr="00E81883">
        <w:rPr>
          <w:lang w:val="es-PE"/>
        </w:rPr>
        <w:t>Existen valores y una visión compartida</w:t>
      </w:r>
    </w:p>
    <w:p w14:paraId="7D0AF3DD" w14:textId="77777777" w:rsidR="00B0753A" w:rsidRPr="00E81883" w:rsidRDefault="0043613D" w:rsidP="00B0753A">
      <w:pPr>
        <w:pStyle w:val="Prrafodelista"/>
        <w:numPr>
          <w:ilvl w:val="0"/>
          <w:numId w:val="33"/>
        </w:numPr>
        <w:ind w:left="1080"/>
        <w:rPr>
          <w:lang w:val="es-PE"/>
        </w:rPr>
      </w:pPr>
      <w:r w:rsidRPr="00E81883">
        <w:rPr>
          <w:lang w:val="es-PE"/>
        </w:rPr>
        <w:t>Existe un alineamiento eficiente entre la estructura organizacional y los valores compartidos, entre la visión y los sistemas</w:t>
      </w:r>
    </w:p>
    <w:p w14:paraId="46EDC7B9" w14:textId="1918C6D6" w:rsidR="0043613D" w:rsidRPr="00E81883" w:rsidRDefault="00B0753A" w:rsidP="00B0753A">
      <w:pPr>
        <w:pStyle w:val="Prrafodelista"/>
        <w:numPr>
          <w:ilvl w:val="0"/>
          <w:numId w:val="33"/>
        </w:numPr>
        <w:ind w:left="1080"/>
        <w:rPr>
          <w:lang w:val="es-PE"/>
        </w:rPr>
      </w:pPr>
      <w:r w:rsidRPr="00E81883">
        <w:rPr>
          <w:lang w:val="es-PE"/>
        </w:rPr>
        <w:t>L</w:t>
      </w:r>
      <w:r w:rsidR="0043613D" w:rsidRPr="00E81883">
        <w:rPr>
          <w:lang w:val="es-PE"/>
        </w:rPr>
        <w:t>a estructura y los sistemas de la organización sirven y refuerzan de forma eficiente los rumbos estratégicos.</w:t>
      </w:r>
    </w:p>
    <w:p w14:paraId="6690C918" w14:textId="4B136237" w:rsidR="00B0753A" w:rsidRPr="00E81883" w:rsidRDefault="00B0753A" w:rsidP="00B0753A">
      <w:pPr>
        <w:pStyle w:val="Prrafodelista"/>
        <w:numPr>
          <w:ilvl w:val="0"/>
          <w:numId w:val="33"/>
        </w:numPr>
        <w:ind w:left="1080"/>
        <w:rPr>
          <w:lang w:val="es-PE"/>
        </w:rPr>
      </w:pPr>
      <w:r w:rsidRPr="00E81883">
        <w:rPr>
          <w:lang w:val="es-PE"/>
        </w:rPr>
        <w:t>La filosofía de la gerencia es congruente con la visión y con los valores compartidos.</w:t>
      </w:r>
    </w:p>
    <w:p w14:paraId="32034B81" w14:textId="03E59B5C" w:rsidR="005904FA" w:rsidRPr="00D23D32" w:rsidRDefault="005904FA" w:rsidP="003A7A79">
      <w:pPr>
        <w:pStyle w:val="Ttulo3"/>
        <w:numPr>
          <w:ilvl w:val="0"/>
          <w:numId w:val="0"/>
        </w:numPr>
        <w:rPr>
          <w:highlight w:val="red"/>
          <w:lang w:val="es-PE"/>
          <w:rPrChange w:id="347" w:author="Mantilla, Harold" w:date="2021-07-14T17:38:00Z">
            <w:rPr>
              <w:lang w:val="es-PE"/>
            </w:rPr>
          </w:rPrChange>
        </w:rPr>
        <w:pPrChange w:id="348" w:author="Cindy Mendoza Ibarra" w:date="2021-07-14T22:56:00Z">
          <w:pPr>
            <w:pStyle w:val="Ttulo3"/>
          </w:pPr>
        </w:pPrChange>
      </w:pPr>
      <w:commentRangeStart w:id="349"/>
      <w:del w:id="350" w:author="Cindy Mendoza Ibarra" w:date="2021-07-14T22:56:00Z">
        <w:r w:rsidRPr="00D23D32" w:rsidDel="003A7A79">
          <w:rPr>
            <w:highlight w:val="red"/>
            <w:lang w:val="es-PE"/>
            <w:rPrChange w:id="351" w:author="Mantilla, Harold" w:date="2021-07-14T17:38:00Z">
              <w:rPr>
                <w:lang w:val="es-PE"/>
              </w:rPr>
            </w:rPrChange>
          </w:rPr>
          <w:delText>Descripción de la problemática.</w:delText>
        </w:r>
      </w:del>
    </w:p>
    <w:p w14:paraId="43746EFA" w14:textId="2DCE35C6" w:rsidR="005904FA" w:rsidRPr="00D23D32" w:rsidRDefault="00393330" w:rsidP="003A7A79">
      <w:pPr>
        <w:pStyle w:val="Ttulo3"/>
        <w:numPr>
          <w:ilvl w:val="0"/>
          <w:numId w:val="0"/>
        </w:numPr>
        <w:ind w:left="720"/>
        <w:rPr>
          <w:highlight w:val="red"/>
          <w:lang w:val="es-PE"/>
          <w:rPrChange w:id="352" w:author="Mantilla, Harold" w:date="2021-07-14T17:38:00Z">
            <w:rPr>
              <w:lang w:val="es-PE"/>
            </w:rPr>
          </w:rPrChange>
        </w:rPr>
        <w:pPrChange w:id="353" w:author="Cindy Mendoza Ibarra" w:date="2021-07-14T22:56:00Z">
          <w:pPr>
            <w:pStyle w:val="Ttulo3"/>
          </w:pPr>
        </w:pPrChange>
      </w:pPr>
      <w:del w:id="354" w:author="Cindy Mendoza Ibarra" w:date="2021-07-14T22:56:00Z">
        <w:r w:rsidRPr="00D23D32" w:rsidDel="003A7A79">
          <w:rPr>
            <w:highlight w:val="red"/>
            <w:lang w:val="es-PE"/>
            <w:rPrChange w:id="355" w:author="Mantilla, Harold" w:date="2021-07-14T17:38:00Z">
              <w:rPr>
                <w:lang w:val="es-PE"/>
              </w:rPr>
            </w:rPrChange>
          </w:rPr>
          <w:delText>I</w:delText>
        </w:r>
        <w:r w:rsidR="005904FA" w:rsidRPr="00D23D32" w:rsidDel="003A7A79">
          <w:rPr>
            <w:highlight w:val="red"/>
            <w:lang w:val="es-PE"/>
            <w:rPrChange w:id="356" w:author="Mantilla, Harold" w:date="2021-07-14T17:38:00Z">
              <w:rPr>
                <w:lang w:val="es-PE"/>
              </w:rPr>
            </w:rPrChange>
          </w:rPr>
          <w:delText>dentificación de causas.</w:delText>
        </w:r>
        <w:commentRangeEnd w:id="349"/>
        <w:r w:rsidR="00D23D32" w:rsidRPr="00D23D32" w:rsidDel="003A7A79">
          <w:rPr>
            <w:rStyle w:val="Refdecomentario"/>
            <w:rFonts w:eastAsiaTheme="minorHAnsi" w:cstheme="minorBidi"/>
            <w:b w:val="0"/>
            <w:highlight w:val="red"/>
            <w:rPrChange w:id="357" w:author="Mantilla, Harold" w:date="2021-07-14T17:38:00Z">
              <w:rPr>
                <w:rStyle w:val="Refdecomentario"/>
                <w:rFonts w:eastAsiaTheme="minorHAnsi" w:cstheme="minorBidi"/>
                <w:b w:val="0"/>
              </w:rPr>
            </w:rPrChange>
          </w:rPr>
          <w:commentReference w:id="349"/>
        </w:r>
      </w:del>
    </w:p>
    <w:p w14:paraId="64D241DD" w14:textId="1324F2E3" w:rsidR="005904FA" w:rsidRPr="00E81883" w:rsidRDefault="005904FA" w:rsidP="005904FA">
      <w:pPr>
        <w:pStyle w:val="Ttulo1"/>
        <w:rPr>
          <w:lang w:val="es-PE"/>
        </w:rPr>
      </w:pPr>
      <w:r w:rsidRPr="00E81883">
        <w:rPr>
          <w:lang w:val="es-PE"/>
        </w:rPr>
        <w:t xml:space="preserve"> </w:t>
      </w:r>
      <w:bookmarkStart w:id="358" w:name="_Toc77196026"/>
      <w:r w:rsidRPr="00E81883">
        <w:rPr>
          <w:lang w:val="es-PE"/>
        </w:rPr>
        <w:t>Dirección:</w:t>
      </w:r>
      <w:bookmarkEnd w:id="358"/>
    </w:p>
    <w:p w14:paraId="71359B57" w14:textId="7FC41ABE" w:rsidR="005904FA" w:rsidRPr="00E81883" w:rsidRDefault="005904FA" w:rsidP="00FC3AD5">
      <w:pPr>
        <w:pStyle w:val="Ttulo2"/>
        <w:rPr>
          <w:lang w:val="es-PE"/>
        </w:rPr>
      </w:pPr>
      <w:bookmarkStart w:id="359" w:name="_Toc77196027"/>
      <w:r w:rsidRPr="00E81883">
        <w:rPr>
          <w:lang w:val="es-PE"/>
        </w:rPr>
        <w:t>Grupo y/o equipo productivo: Cohesión, liderazgo, motivación.</w:t>
      </w:r>
      <w:bookmarkEnd w:id="359"/>
    </w:p>
    <w:p w14:paraId="54326DE0" w14:textId="62C065EE" w:rsidR="00EC7508" w:rsidRPr="00E81883" w:rsidRDefault="00EC7508" w:rsidP="00EC7508">
      <w:pPr>
        <w:spacing w:line="240" w:lineRule="auto"/>
        <w:rPr>
          <w:b/>
          <w:bCs/>
          <w:lang w:val="es-PE"/>
        </w:rPr>
      </w:pPr>
      <w:r w:rsidRPr="00E81883">
        <w:rPr>
          <w:b/>
          <w:bCs/>
          <w:lang w:val="es-PE"/>
        </w:rPr>
        <w:br/>
        <w:t xml:space="preserve">Equipo de trabajo: </w:t>
      </w:r>
    </w:p>
    <w:p w14:paraId="2DAE0BDC" w14:textId="77777777" w:rsidR="00EC7508" w:rsidRPr="00E81883" w:rsidRDefault="00EC7508" w:rsidP="00EC7508">
      <w:pPr>
        <w:spacing w:line="240" w:lineRule="auto"/>
        <w:rPr>
          <w:lang w:val="es-PE"/>
        </w:rPr>
      </w:pPr>
      <w:r w:rsidRPr="00E81883">
        <w:rPr>
          <w:lang w:val="es-PE"/>
        </w:rPr>
        <w:t>Regulación y Asuntos Corporativos</w:t>
      </w:r>
    </w:p>
    <w:p w14:paraId="0909B677" w14:textId="77777777" w:rsidR="00EC7508" w:rsidRPr="00E81883" w:rsidRDefault="00EC7508" w:rsidP="00EC7508">
      <w:pPr>
        <w:spacing w:line="240" w:lineRule="auto"/>
        <w:rPr>
          <w:b/>
          <w:bCs/>
          <w:lang w:val="es-PE"/>
        </w:rPr>
      </w:pPr>
      <w:r w:rsidRPr="00E81883">
        <w:rPr>
          <w:b/>
          <w:bCs/>
          <w:lang w:val="es-PE"/>
        </w:rPr>
        <w:t>Líder:</w:t>
      </w:r>
    </w:p>
    <w:p w14:paraId="54A9A7E7" w14:textId="77777777" w:rsidR="00EC7508" w:rsidRPr="00E81883" w:rsidRDefault="00EC7508" w:rsidP="00EC7508">
      <w:pPr>
        <w:spacing w:line="240" w:lineRule="auto"/>
        <w:rPr>
          <w:lang w:val="es-PE"/>
        </w:rPr>
      </w:pPr>
      <w:r w:rsidRPr="00E81883">
        <w:rPr>
          <w:lang w:val="es-PE"/>
        </w:rPr>
        <w:t>Gerente de Regulación</w:t>
      </w:r>
    </w:p>
    <w:p w14:paraId="0B9B3D5C" w14:textId="77777777" w:rsidR="00EC7508" w:rsidRPr="00E81883" w:rsidRDefault="00EC7508" w:rsidP="00EC7508">
      <w:pPr>
        <w:spacing w:line="240" w:lineRule="auto"/>
        <w:rPr>
          <w:b/>
          <w:bCs/>
          <w:lang w:val="es-PE"/>
        </w:rPr>
      </w:pPr>
      <w:r w:rsidRPr="00E81883">
        <w:rPr>
          <w:b/>
          <w:bCs/>
          <w:lang w:val="es-PE"/>
        </w:rPr>
        <w:t>Equipo de trabajo:</w:t>
      </w:r>
    </w:p>
    <w:p w14:paraId="5D8DB03C" w14:textId="77777777" w:rsidR="00EC7508" w:rsidRPr="00E81883" w:rsidRDefault="00EC7508" w:rsidP="00EC7508">
      <w:pPr>
        <w:pStyle w:val="Prrafodelista"/>
        <w:numPr>
          <w:ilvl w:val="0"/>
          <w:numId w:val="34"/>
        </w:numPr>
        <w:spacing w:line="276" w:lineRule="auto"/>
        <w:jc w:val="left"/>
        <w:rPr>
          <w:lang w:val="es-PE"/>
        </w:rPr>
      </w:pPr>
      <w:r w:rsidRPr="00E81883">
        <w:rPr>
          <w:lang w:val="es-PE"/>
        </w:rPr>
        <w:t>Jefe de Regulación de Usuarios</w:t>
      </w:r>
    </w:p>
    <w:p w14:paraId="1FAEE862" w14:textId="77777777" w:rsidR="00EC7508" w:rsidRPr="00E81883" w:rsidRDefault="00EC7508" w:rsidP="00EC7508">
      <w:pPr>
        <w:pStyle w:val="Prrafodelista"/>
        <w:numPr>
          <w:ilvl w:val="0"/>
          <w:numId w:val="34"/>
        </w:numPr>
        <w:spacing w:line="276" w:lineRule="auto"/>
        <w:jc w:val="left"/>
        <w:rPr>
          <w:lang w:val="es-PE"/>
        </w:rPr>
      </w:pPr>
      <w:r w:rsidRPr="00E81883">
        <w:rPr>
          <w:lang w:val="es-PE"/>
        </w:rPr>
        <w:t>Jefe de Regulación Mayorista</w:t>
      </w:r>
    </w:p>
    <w:p w14:paraId="1415B160" w14:textId="77777777" w:rsidR="00EC7508" w:rsidRPr="00E81883" w:rsidRDefault="00EC7508" w:rsidP="00EC7508">
      <w:pPr>
        <w:pStyle w:val="Prrafodelista"/>
        <w:numPr>
          <w:ilvl w:val="0"/>
          <w:numId w:val="34"/>
        </w:numPr>
        <w:spacing w:line="276" w:lineRule="auto"/>
        <w:jc w:val="left"/>
        <w:rPr>
          <w:lang w:val="es-PE"/>
        </w:rPr>
      </w:pPr>
      <w:r w:rsidRPr="00E81883">
        <w:rPr>
          <w:lang w:val="es-PE"/>
        </w:rPr>
        <w:t>Jefe de cumplimiento Regulatorio</w:t>
      </w:r>
    </w:p>
    <w:p w14:paraId="1F426514" w14:textId="77777777" w:rsidR="00EC7508" w:rsidRPr="00E81883" w:rsidRDefault="00EC7508" w:rsidP="00EC7508">
      <w:pPr>
        <w:spacing w:line="240" w:lineRule="auto"/>
        <w:rPr>
          <w:b/>
          <w:bCs/>
          <w:lang w:val="es-PE"/>
        </w:rPr>
      </w:pPr>
      <w:r w:rsidRPr="00E81883">
        <w:rPr>
          <w:b/>
          <w:bCs/>
          <w:lang w:val="es-PE"/>
        </w:rPr>
        <w:t>Objetivo (propósito):</w:t>
      </w:r>
    </w:p>
    <w:p w14:paraId="552305FC" w14:textId="77777777" w:rsidR="00EC7508" w:rsidRPr="00E81883" w:rsidRDefault="00EC7508" w:rsidP="00EC7508">
      <w:pPr>
        <w:pStyle w:val="Prrafodelista"/>
        <w:numPr>
          <w:ilvl w:val="0"/>
          <w:numId w:val="35"/>
        </w:numPr>
        <w:spacing w:line="276" w:lineRule="auto"/>
        <w:jc w:val="left"/>
        <w:rPr>
          <w:lang w:val="es-PE"/>
        </w:rPr>
      </w:pPr>
      <w:r w:rsidRPr="00E81883">
        <w:rPr>
          <w:lang w:val="es-PE"/>
        </w:rPr>
        <w:t>Cumplir con las disposiciones que regulan la relación entre nuestra empresa y los clientes.</w:t>
      </w:r>
    </w:p>
    <w:p w14:paraId="41B2610C" w14:textId="77777777" w:rsidR="00EC7508" w:rsidRPr="00E81883" w:rsidRDefault="00EC7508" w:rsidP="00EC7508">
      <w:pPr>
        <w:pStyle w:val="Prrafodelista"/>
        <w:numPr>
          <w:ilvl w:val="0"/>
          <w:numId w:val="35"/>
        </w:numPr>
        <w:autoSpaceDE w:val="0"/>
        <w:autoSpaceDN w:val="0"/>
        <w:adjustRightInd w:val="0"/>
        <w:spacing w:after="0" w:line="276" w:lineRule="auto"/>
        <w:jc w:val="left"/>
        <w:rPr>
          <w:lang w:val="es-PE"/>
        </w:rPr>
      </w:pPr>
      <w:r w:rsidRPr="00E81883">
        <w:rPr>
          <w:lang w:val="es-PE"/>
        </w:rPr>
        <w:t>Cumplir con las estratégicas en relación con concesiones, cobertura y calidad, espectro radioeléctrico y las relaciones con otros operadores a nivel mayorista.</w:t>
      </w:r>
    </w:p>
    <w:p w14:paraId="5AE83A5E" w14:textId="24D466A8" w:rsidR="00EC7508" w:rsidRPr="00E81883" w:rsidRDefault="00EC7508" w:rsidP="00EC7508">
      <w:pPr>
        <w:pStyle w:val="Prrafodelista"/>
        <w:numPr>
          <w:ilvl w:val="0"/>
          <w:numId w:val="35"/>
        </w:numPr>
        <w:autoSpaceDE w:val="0"/>
        <w:autoSpaceDN w:val="0"/>
        <w:adjustRightInd w:val="0"/>
        <w:spacing w:after="0" w:line="276" w:lineRule="auto"/>
        <w:jc w:val="left"/>
        <w:rPr>
          <w:lang w:val="es-PE"/>
        </w:rPr>
      </w:pPr>
      <w:r w:rsidRPr="00E81883">
        <w:rPr>
          <w:lang w:val="es-PE"/>
        </w:rPr>
        <w:t>Velar por los procesos ya implementados de la compañía se ajusten a la regulación vigente y revisándolos de manera continua.</w:t>
      </w:r>
    </w:p>
    <w:p w14:paraId="06C57FBE" w14:textId="61C23F8A" w:rsidR="00EC7508" w:rsidRPr="00E81883" w:rsidRDefault="00EC7508" w:rsidP="00EC7508">
      <w:pPr>
        <w:autoSpaceDE w:val="0"/>
        <w:autoSpaceDN w:val="0"/>
        <w:adjustRightInd w:val="0"/>
        <w:spacing w:after="0" w:line="276" w:lineRule="auto"/>
        <w:jc w:val="left"/>
        <w:rPr>
          <w:lang w:val="es-PE"/>
        </w:rPr>
      </w:pPr>
    </w:p>
    <w:p w14:paraId="740C6EB7" w14:textId="6D8905DC" w:rsidR="00EC7508" w:rsidRPr="00E81883" w:rsidRDefault="00EC7508" w:rsidP="00EC7508">
      <w:pPr>
        <w:spacing w:line="240" w:lineRule="auto"/>
        <w:rPr>
          <w:b/>
          <w:bCs/>
          <w:lang w:val="es-PE"/>
        </w:rPr>
      </w:pPr>
      <w:r w:rsidRPr="00E81883">
        <w:rPr>
          <w:b/>
          <w:bCs/>
          <w:lang w:val="es-PE"/>
        </w:rPr>
        <w:lastRenderedPageBreak/>
        <w:t>Enfoque de trabajo:</w:t>
      </w:r>
    </w:p>
    <w:p w14:paraId="3CB2CAA0" w14:textId="32141FC9" w:rsidR="00EC7508" w:rsidRPr="00E81883" w:rsidRDefault="00EC7508" w:rsidP="00EC7508">
      <w:pPr>
        <w:autoSpaceDE w:val="0"/>
        <w:autoSpaceDN w:val="0"/>
        <w:adjustRightInd w:val="0"/>
        <w:spacing w:after="0" w:line="276" w:lineRule="auto"/>
        <w:jc w:val="left"/>
        <w:rPr>
          <w:lang w:val="es-PE"/>
        </w:rPr>
      </w:pPr>
    </w:p>
    <w:p w14:paraId="49143CAF" w14:textId="00E5CAA4" w:rsidR="00EC7508" w:rsidRPr="00E81883" w:rsidRDefault="00EC7508" w:rsidP="00EC7508">
      <w:pPr>
        <w:autoSpaceDE w:val="0"/>
        <w:autoSpaceDN w:val="0"/>
        <w:adjustRightInd w:val="0"/>
        <w:spacing w:after="0" w:line="276" w:lineRule="auto"/>
        <w:jc w:val="left"/>
        <w:rPr>
          <w:lang w:val="es-PE"/>
        </w:rPr>
      </w:pPr>
      <w:r w:rsidRPr="00E81883">
        <w:rPr>
          <w:lang w:val="es-PE"/>
        </w:rPr>
        <w:t>Cumplimiento estricto de la legislación y las normas aplicables al sector de las telecomunicaciones.</w:t>
      </w:r>
    </w:p>
    <w:p w14:paraId="0A9BACF4" w14:textId="1146C90A" w:rsidR="00EC7508" w:rsidRPr="00E81883" w:rsidRDefault="00EC7508" w:rsidP="00EC7508">
      <w:pPr>
        <w:autoSpaceDE w:val="0"/>
        <w:autoSpaceDN w:val="0"/>
        <w:adjustRightInd w:val="0"/>
        <w:spacing w:after="0" w:line="276" w:lineRule="auto"/>
        <w:jc w:val="left"/>
        <w:rPr>
          <w:lang w:val="es-PE"/>
        </w:rPr>
      </w:pPr>
    </w:p>
    <w:p w14:paraId="639B2CAE" w14:textId="553913A0" w:rsidR="00EC7508" w:rsidRPr="00E81883" w:rsidRDefault="00EC7508" w:rsidP="00EC7508">
      <w:pPr>
        <w:autoSpaceDE w:val="0"/>
        <w:autoSpaceDN w:val="0"/>
        <w:adjustRightInd w:val="0"/>
        <w:spacing w:after="0" w:line="276" w:lineRule="auto"/>
        <w:jc w:val="left"/>
        <w:rPr>
          <w:b/>
          <w:bCs/>
          <w:lang w:val="es-PE"/>
        </w:rPr>
      </w:pPr>
      <w:r w:rsidRPr="00E81883">
        <w:rPr>
          <w:b/>
          <w:bCs/>
          <w:lang w:val="es-PE"/>
        </w:rPr>
        <w:t>Motivación:</w:t>
      </w:r>
    </w:p>
    <w:p w14:paraId="09B2CA41" w14:textId="2B05CD05" w:rsidR="00EC7508" w:rsidRPr="00E81883" w:rsidRDefault="00EC7508" w:rsidP="00EC7508">
      <w:pPr>
        <w:autoSpaceDE w:val="0"/>
        <w:autoSpaceDN w:val="0"/>
        <w:adjustRightInd w:val="0"/>
        <w:spacing w:after="0" w:line="276" w:lineRule="auto"/>
        <w:jc w:val="left"/>
        <w:rPr>
          <w:lang w:val="es-PE"/>
        </w:rPr>
      </w:pPr>
    </w:p>
    <w:p w14:paraId="18971581" w14:textId="581FEFDA" w:rsidR="00EC7508" w:rsidRPr="00E81883" w:rsidRDefault="00EC7508" w:rsidP="00EC7508">
      <w:pPr>
        <w:autoSpaceDE w:val="0"/>
        <w:autoSpaceDN w:val="0"/>
        <w:adjustRightInd w:val="0"/>
        <w:spacing w:after="0" w:line="276" w:lineRule="auto"/>
        <w:jc w:val="left"/>
        <w:rPr>
          <w:lang w:val="es-PE"/>
        </w:rPr>
      </w:pPr>
      <w:r w:rsidRPr="00E81883">
        <w:rPr>
          <w:lang w:val="es-PE"/>
        </w:rPr>
        <w:t xml:space="preserve">Compromiso en relación con los clientes, las empresas competencia y autoridades, el cual permita realizar un trabajo transparente y competitivo. </w:t>
      </w:r>
    </w:p>
    <w:p w14:paraId="34961F68" w14:textId="77B102E0" w:rsidR="00EC7508" w:rsidRPr="00E81883" w:rsidRDefault="00EC7508" w:rsidP="00EC7508">
      <w:pPr>
        <w:autoSpaceDE w:val="0"/>
        <w:autoSpaceDN w:val="0"/>
        <w:adjustRightInd w:val="0"/>
        <w:spacing w:after="0" w:line="276" w:lineRule="auto"/>
        <w:jc w:val="left"/>
        <w:rPr>
          <w:lang w:val="es-PE"/>
        </w:rPr>
      </w:pPr>
    </w:p>
    <w:p w14:paraId="5CC83D7D" w14:textId="01876C2C" w:rsidR="00EC7508" w:rsidRPr="00E81883" w:rsidRDefault="00EC7508" w:rsidP="00EC7508">
      <w:pPr>
        <w:autoSpaceDE w:val="0"/>
        <w:autoSpaceDN w:val="0"/>
        <w:adjustRightInd w:val="0"/>
        <w:spacing w:after="0" w:line="276" w:lineRule="auto"/>
        <w:jc w:val="left"/>
        <w:rPr>
          <w:b/>
          <w:bCs/>
          <w:lang w:val="es-PE"/>
        </w:rPr>
      </w:pPr>
      <w:r w:rsidRPr="00E81883">
        <w:rPr>
          <w:b/>
          <w:bCs/>
          <w:lang w:val="es-PE"/>
        </w:rPr>
        <w:t>Toma de decisión ante posibles conflictos:</w:t>
      </w:r>
    </w:p>
    <w:p w14:paraId="4594F28A" w14:textId="7E29660E" w:rsidR="00EC7508" w:rsidRPr="00E81883" w:rsidRDefault="00EC7508" w:rsidP="00EC7508">
      <w:pPr>
        <w:autoSpaceDE w:val="0"/>
        <w:autoSpaceDN w:val="0"/>
        <w:adjustRightInd w:val="0"/>
        <w:spacing w:after="0" w:line="276" w:lineRule="auto"/>
        <w:jc w:val="left"/>
        <w:rPr>
          <w:lang w:val="es-PE"/>
        </w:rPr>
      </w:pPr>
    </w:p>
    <w:p w14:paraId="153D23B2" w14:textId="744F33FC" w:rsidR="00EC7508" w:rsidRPr="00E81883" w:rsidRDefault="00EC7508" w:rsidP="00EC7508">
      <w:pPr>
        <w:autoSpaceDE w:val="0"/>
        <w:autoSpaceDN w:val="0"/>
        <w:adjustRightInd w:val="0"/>
        <w:spacing w:after="0" w:line="240" w:lineRule="auto"/>
        <w:rPr>
          <w:lang w:val="es-PE"/>
        </w:rPr>
      </w:pPr>
      <w:r w:rsidRPr="00E81883">
        <w:rPr>
          <w:lang w:val="es-PE"/>
        </w:rPr>
        <w:t>A raíz de la amplitud de operaciones que abarca casi todas las ciudades del Perú el enorme número de líneas que se gestiona, y el volumen y diversidad de normativa aplicable, se podrían verse inmersos en procesos que implican discrepancias respecto a la aplicación de determinadas disposiciones. En tales casos se recurre a instancias administrativas y judiciales competentes.</w:t>
      </w:r>
    </w:p>
    <w:p w14:paraId="2142F1E6" w14:textId="77777777" w:rsidR="00EC7508" w:rsidRPr="00E81883" w:rsidRDefault="00EC7508" w:rsidP="00EC7508">
      <w:pPr>
        <w:rPr>
          <w:lang w:val="es-PE"/>
        </w:rPr>
      </w:pPr>
    </w:p>
    <w:p w14:paraId="30955390" w14:textId="35F0E742" w:rsidR="005904FA" w:rsidRPr="00E81883" w:rsidRDefault="005904FA" w:rsidP="00FC3AD5">
      <w:pPr>
        <w:pStyle w:val="Ttulo2"/>
        <w:rPr>
          <w:lang w:val="es-PE"/>
        </w:rPr>
      </w:pPr>
      <w:bookmarkStart w:id="360" w:name="_Toc77196028"/>
      <w:r w:rsidRPr="00E81883">
        <w:rPr>
          <w:lang w:val="es-PE"/>
        </w:rPr>
        <w:t>Problemas en Dirección:</w:t>
      </w:r>
      <w:bookmarkEnd w:id="360"/>
    </w:p>
    <w:p w14:paraId="681AC9D9" w14:textId="7D1378B2" w:rsidR="00631B7E" w:rsidRPr="00E81883" w:rsidRDefault="00B15DDF" w:rsidP="00780438">
      <w:pPr>
        <w:autoSpaceDE w:val="0"/>
        <w:autoSpaceDN w:val="0"/>
        <w:adjustRightInd w:val="0"/>
        <w:spacing w:after="0" w:line="276" w:lineRule="auto"/>
        <w:rPr>
          <w:lang w:val="es-PE"/>
        </w:rPr>
      </w:pPr>
      <w:r w:rsidRPr="00E81883">
        <w:rPr>
          <w:lang w:val="es-PE"/>
        </w:rPr>
        <w:t xml:space="preserve">Como se indicó en la evaluación interna de la empresa </w:t>
      </w:r>
      <w:r w:rsidR="00631B7E" w:rsidRPr="00E81883">
        <w:rPr>
          <w:lang w:val="es-PE"/>
        </w:rPr>
        <w:t>Entel, esta no presenta problemas en su estilo de dirección, dado que Entel Perú se caracteriza por poseer una gran cantidad de aspectos positivos relacionados a la cultura organizacional, línea de carrera, capacitación continua de su personal, y la difusión de sus principios rectores que</w:t>
      </w:r>
      <w:r w:rsidR="00780438" w:rsidRPr="00E81883">
        <w:rPr>
          <w:lang w:val="es-PE"/>
        </w:rPr>
        <w:t xml:space="preserve"> permiten a sus colaboradores </w:t>
      </w:r>
      <w:r w:rsidR="00631B7E" w:rsidRPr="00E81883">
        <w:rPr>
          <w:lang w:val="es-PE"/>
        </w:rPr>
        <w:t xml:space="preserve">cumplir con </w:t>
      </w:r>
      <w:r w:rsidR="00780438" w:rsidRPr="00E81883">
        <w:rPr>
          <w:lang w:val="es-PE"/>
        </w:rPr>
        <w:t>la</w:t>
      </w:r>
      <w:r w:rsidR="00631B7E" w:rsidRPr="00E81883">
        <w:rPr>
          <w:lang w:val="es-PE"/>
        </w:rPr>
        <w:t xml:space="preserve"> misión y visión</w:t>
      </w:r>
      <w:r w:rsidR="00780438" w:rsidRPr="00E81883">
        <w:rPr>
          <w:lang w:val="es-PE"/>
        </w:rPr>
        <w:t xml:space="preserve"> de la empresa, es decir existe un fin común</w:t>
      </w:r>
      <w:r w:rsidR="00631B7E" w:rsidRPr="00E81883">
        <w:rPr>
          <w:lang w:val="es-PE"/>
        </w:rPr>
        <w:t>.</w:t>
      </w:r>
    </w:p>
    <w:p w14:paraId="6F0A2DB7" w14:textId="77777777" w:rsidR="00780438" w:rsidRPr="00E81883" w:rsidRDefault="00780438" w:rsidP="00780438">
      <w:pPr>
        <w:autoSpaceDE w:val="0"/>
        <w:autoSpaceDN w:val="0"/>
        <w:adjustRightInd w:val="0"/>
        <w:spacing w:after="0" w:line="276" w:lineRule="auto"/>
        <w:rPr>
          <w:lang w:val="es-PE"/>
        </w:rPr>
      </w:pPr>
    </w:p>
    <w:p w14:paraId="75E49987" w14:textId="047A4CFC" w:rsidR="00B15DDF" w:rsidRPr="00E81883" w:rsidRDefault="00780438" w:rsidP="00780438">
      <w:pPr>
        <w:autoSpaceDE w:val="0"/>
        <w:autoSpaceDN w:val="0"/>
        <w:adjustRightInd w:val="0"/>
        <w:spacing w:after="0" w:line="276" w:lineRule="auto"/>
        <w:rPr>
          <w:lang w:val="es-PE"/>
        </w:rPr>
      </w:pPr>
      <w:r w:rsidRPr="00E81883">
        <w:rPr>
          <w:lang w:val="es-PE"/>
        </w:rPr>
        <w:t>De acuerdo con los hitos de la empresa que son publicados anualmente en su página web (</w:t>
      </w:r>
      <w:hyperlink r:id="rId24" w:history="1">
        <w:r w:rsidRPr="00E81883">
          <w:rPr>
            <w:lang w:val="es-PE"/>
          </w:rPr>
          <w:t>https://www.entel.pe/personas/informacion-corporativa/</w:t>
        </w:r>
      </w:hyperlink>
      <w:r w:rsidRPr="00E81883">
        <w:rPr>
          <w:lang w:val="es-PE"/>
        </w:rPr>
        <w:t>), Entel Perú ocupo en 2020, y por 5to año consecutivo el primer lugar en el sector de telecomunicaciones según el ranking Merco Empresas 2020, además de ubicarse como una de las 10 primeras empresas con mejor respuesta durante la pandemia.</w:t>
      </w:r>
    </w:p>
    <w:p w14:paraId="66F18602" w14:textId="77777777" w:rsidR="00780438" w:rsidRPr="00E81883" w:rsidRDefault="00780438" w:rsidP="00780438">
      <w:pPr>
        <w:autoSpaceDE w:val="0"/>
        <w:autoSpaceDN w:val="0"/>
        <w:adjustRightInd w:val="0"/>
        <w:spacing w:after="0" w:line="276" w:lineRule="auto"/>
        <w:rPr>
          <w:lang w:val="es-PE"/>
        </w:rPr>
      </w:pPr>
    </w:p>
    <w:p w14:paraId="0045C933" w14:textId="011205B7" w:rsidR="00780438" w:rsidRPr="00E81883" w:rsidRDefault="00780438" w:rsidP="00780438">
      <w:pPr>
        <w:autoSpaceDE w:val="0"/>
        <w:autoSpaceDN w:val="0"/>
        <w:adjustRightInd w:val="0"/>
        <w:spacing w:after="0" w:line="276" w:lineRule="auto"/>
        <w:rPr>
          <w:lang w:val="es-PE"/>
        </w:rPr>
      </w:pPr>
      <w:r w:rsidRPr="00E81883">
        <w:rPr>
          <w:lang w:val="es-PE"/>
        </w:rPr>
        <w:t>Entel Perú, a pesar de tener un estilo de dirección ejemplar continúa mejorando de manera continua. Por ejemplo, en su memoria anual del año 2020, indican la creación de nuevas gerencias, políticas y lineamientos, todas con el objetivo de fortalecer los principios y estándares que garanticen un comportamiento corporativo responsable, respetuoso de las leyes y conductas sostenibles. Una de las nuevas gerencias es la Gerencia de Cumplimiento con dedicación exclusiva, cuyo foco es la integridad y la ética.</w:t>
      </w:r>
    </w:p>
    <w:p w14:paraId="647F2B57" w14:textId="57793A24" w:rsidR="005904FA" w:rsidRPr="00E81883" w:rsidRDefault="005904FA" w:rsidP="005904FA">
      <w:pPr>
        <w:pStyle w:val="Ttulo1"/>
        <w:rPr>
          <w:lang w:val="es-PE"/>
        </w:rPr>
      </w:pPr>
      <w:bookmarkStart w:id="361" w:name="_Toc77196029"/>
      <w:r w:rsidRPr="00E81883">
        <w:rPr>
          <w:lang w:val="es-PE"/>
        </w:rPr>
        <w:t>Propuesta de Solución:</w:t>
      </w:r>
      <w:bookmarkEnd w:id="361"/>
    </w:p>
    <w:p w14:paraId="7DAE8510" w14:textId="46F623BC" w:rsidR="005904FA" w:rsidRPr="00E81883" w:rsidDel="003A7A79" w:rsidRDefault="005904FA" w:rsidP="00FC3AD5">
      <w:pPr>
        <w:pStyle w:val="Ttulo2"/>
        <w:rPr>
          <w:del w:id="362" w:author="Cindy Mendoza Ibarra" w:date="2021-07-14T22:57:00Z"/>
          <w:lang w:val="es-PE"/>
        </w:rPr>
      </w:pPr>
      <w:commentRangeStart w:id="363"/>
      <w:del w:id="364" w:author="Cindy Mendoza Ibarra" w:date="2021-07-14T22:57:00Z">
        <w:r w:rsidRPr="00E81883" w:rsidDel="003A7A79">
          <w:rPr>
            <w:lang w:val="es-PE"/>
          </w:rPr>
          <w:delText>Cambios en el diseño organizacional:</w:delText>
        </w:r>
      </w:del>
    </w:p>
    <w:p w14:paraId="2B33BC90" w14:textId="33D6DFBC" w:rsidR="005904FA" w:rsidRPr="00E81883" w:rsidDel="003A7A79" w:rsidRDefault="005904FA" w:rsidP="005904FA">
      <w:pPr>
        <w:pStyle w:val="Ttulo3"/>
        <w:rPr>
          <w:del w:id="365" w:author="Cindy Mendoza Ibarra" w:date="2021-07-14T22:57:00Z"/>
          <w:lang w:val="es-PE"/>
        </w:rPr>
      </w:pPr>
      <w:del w:id="366" w:author="Cindy Mendoza Ibarra" w:date="2021-07-14T22:57:00Z">
        <w:r w:rsidRPr="00E81883" w:rsidDel="003A7A79">
          <w:rPr>
            <w:lang w:val="es-PE"/>
          </w:rPr>
          <w:delText xml:space="preserve">Planteamiento y sustento de la solución. </w:delText>
        </w:r>
      </w:del>
    </w:p>
    <w:p w14:paraId="7AD59CA0" w14:textId="36A48910" w:rsidR="005904FA" w:rsidRPr="00E81883" w:rsidDel="003A7A79" w:rsidRDefault="005904FA" w:rsidP="005904FA">
      <w:pPr>
        <w:pStyle w:val="Ttulo3"/>
        <w:rPr>
          <w:del w:id="367" w:author="Cindy Mendoza Ibarra" w:date="2021-07-14T22:57:00Z"/>
          <w:lang w:val="es-PE"/>
        </w:rPr>
      </w:pPr>
      <w:del w:id="368" w:author="Cindy Mendoza Ibarra" w:date="2021-07-14T22:57:00Z">
        <w:r w:rsidRPr="00E81883" w:rsidDel="003A7A79">
          <w:rPr>
            <w:lang w:val="es-PE"/>
          </w:rPr>
          <w:delText>Organigrama propuesto</w:delText>
        </w:r>
        <w:commentRangeEnd w:id="363"/>
        <w:r w:rsidR="00D23D32" w:rsidDel="003A7A79">
          <w:rPr>
            <w:rStyle w:val="Refdecomentario"/>
            <w:rFonts w:eastAsiaTheme="minorHAnsi" w:cstheme="minorBidi"/>
            <w:b w:val="0"/>
          </w:rPr>
          <w:commentReference w:id="363"/>
        </w:r>
      </w:del>
    </w:p>
    <w:p w14:paraId="6FE6AECB" w14:textId="5078DC5A" w:rsidR="005904FA" w:rsidDel="003A7A79" w:rsidRDefault="005904FA" w:rsidP="00FC3AD5">
      <w:pPr>
        <w:pStyle w:val="Ttulo2"/>
        <w:rPr>
          <w:ins w:id="369" w:author="Mantilla, Harold" w:date="2021-07-14T17:40:00Z"/>
          <w:del w:id="370" w:author="Cindy Mendoza Ibarra" w:date="2021-07-14T22:57:00Z"/>
          <w:lang w:val="es-PE"/>
        </w:rPr>
      </w:pPr>
      <w:del w:id="371" w:author="Cindy Mendoza Ibarra" w:date="2021-07-14T22:57:00Z">
        <w:r w:rsidRPr="00E81883" w:rsidDel="003A7A79">
          <w:rPr>
            <w:lang w:val="es-PE"/>
          </w:rPr>
          <w:delText>Planteamiento y sustento de la solución a los problemas en la dirección.</w:delText>
        </w:r>
      </w:del>
    </w:p>
    <w:p w14:paraId="439CDFD6" w14:textId="22578555" w:rsidR="00D23D32" w:rsidRPr="00D23D32" w:rsidRDefault="00D23D32">
      <w:pPr>
        <w:rPr>
          <w:lang w:val="es-PE"/>
        </w:rPr>
        <w:pPrChange w:id="372" w:author="Mantilla, Harold" w:date="2021-07-14T17:40:00Z">
          <w:pPr>
            <w:pStyle w:val="Ttulo2"/>
          </w:pPr>
        </w:pPrChange>
      </w:pPr>
      <w:ins w:id="373" w:author="Mantilla, Harold" w:date="2021-07-14T17:40:00Z">
        <w:r>
          <w:rPr>
            <w:lang w:val="es-PE"/>
          </w:rPr>
          <w:t xml:space="preserve">De acuerdo con el análisis </w:t>
        </w:r>
      </w:ins>
      <w:ins w:id="374" w:author="Mantilla, Harold" w:date="2021-07-14T19:20:00Z">
        <w:r w:rsidR="009823F5">
          <w:rPr>
            <w:lang w:val="es-PE"/>
          </w:rPr>
          <w:t>del entorno interno, no se identif</w:t>
        </w:r>
      </w:ins>
      <w:ins w:id="375" w:author="Mantilla, Harold" w:date="2021-07-14T19:21:00Z">
        <w:r w:rsidR="009823F5">
          <w:rPr>
            <w:lang w:val="es-PE"/>
          </w:rPr>
          <w:t>icaron problemas en el estilo de dirección de la empresa Entel Perú, por lo tanto, no se plantearon soluciones en este apartado.</w:t>
        </w:r>
      </w:ins>
    </w:p>
    <w:p w14:paraId="2430B087" w14:textId="03514BC6" w:rsidR="00203AFC" w:rsidRPr="00E81883" w:rsidRDefault="005904FA" w:rsidP="005904FA">
      <w:pPr>
        <w:pStyle w:val="Ttulo1"/>
        <w:rPr>
          <w:lang w:val="es-PE"/>
        </w:rPr>
      </w:pPr>
      <w:bookmarkStart w:id="376" w:name="_Toc77196030"/>
      <w:r w:rsidRPr="00E81883">
        <w:rPr>
          <w:lang w:val="es-PE"/>
        </w:rPr>
        <w:lastRenderedPageBreak/>
        <w:t>Conclusiones y recomendaciones</w:t>
      </w:r>
      <w:bookmarkEnd w:id="376"/>
    </w:p>
    <w:p w14:paraId="60D48C59" w14:textId="11EF1603" w:rsidR="00186E6D" w:rsidRPr="00E81883" w:rsidRDefault="006B1160" w:rsidP="00B57CC5">
      <w:pPr>
        <w:pStyle w:val="Prrafodelista"/>
        <w:numPr>
          <w:ilvl w:val="0"/>
          <w:numId w:val="38"/>
        </w:numPr>
        <w:spacing w:line="276" w:lineRule="auto"/>
        <w:rPr>
          <w:lang w:val="es-PE"/>
        </w:rPr>
      </w:pPr>
      <w:r w:rsidRPr="00E81883">
        <w:rPr>
          <w:lang w:val="es-PE"/>
        </w:rPr>
        <w:t xml:space="preserve">Tras las múltiples incertidumbres y desafíos impuestos por la pandemia del covid-19 Entel Perú supo </w:t>
      </w:r>
      <w:r w:rsidR="003074CF" w:rsidRPr="00E81883">
        <w:rPr>
          <w:lang w:val="es-PE"/>
        </w:rPr>
        <w:t>adaptarse de</w:t>
      </w:r>
      <w:r w:rsidRPr="00E81883">
        <w:rPr>
          <w:lang w:val="es-PE"/>
        </w:rPr>
        <w:t xml:space="preserve"> manera ágil manteniendo la seguridad y el bienestar de sus colaboradores, así mismo aseguró la continuidad y calidad de los múltiples servicios que prestan a la comunidad.</w:t>
      </w:r>
    </w:p>
    <w:p w14:paraId="41F75AC7" w14:textId="2455B4FA" w:rsidR="00874D2A" w:rsidRPr="00E81883" w:rsidRDefault="0088790C" w:rsidP="00B57CC5">
      <w:pPr>
        <w:pStyle w:val="Prrafodelista"/>
        <w:numPr>
          <w:ilvl w:val="0"/>
          <w:numId w:val="38"/>
        </w:numPr>
        <w:spacing w:line="276" w:lineRule="auto"/>
        <w:rPr>
          <w:lang w:val="es-PE"/>
        </w:rPr>
      </w:pPr>
      <w:r w:rsidRPr="00E81883">
        <w:rPr>
          <w:lang w:val="es-PE"/>
        </w:rPr>
        <w:t>Entel Perú ha reafirmado su liderazgo en marca, reputación y satisfacción de clientes, con una red robusta que ha sabido responder a las crecientes demandas y que continúa su expansión tanto por tráfico como en cobertura.</w:t>
      </w:r>
    </w:p>
    <w:p w14:paraId="67087DDA" w14:textId="24B54106" w:rsidR="00AC4C88" w:rsidRPr="00E81883" w:rsidRDefault="00E81883" w:rsidP="00A95987">
      <w:pPr>
        <w:pStyle w:val="Prrafodelista"/>
        <w:numPr>
          <w:ilvl w:val="0"/>
          <w:numId w:val="38"/>
        </w:numPr>
        <w:spacing w:line="276" w:lineRule="auto"/>
        <w:rPr>
          <w:lang w:val="es-PE"/>
        </w:rPr>
      </w:pPr>
      <w:r w:rsidRPr="00E81883">
        <w:rPr>
          <w:lang w:val="es-PE"/>
        </w:rPr>
        <w:t>Las necesidades surgidas durante la crisis sanitaria aceleraron</w:t>
      </w:r>
      <w:r w:rsidR="00F30E2E" w:rsidRPr="00E81883">
        <w:rPr>
          <w:lang w:val="es-PE"/>
        </w:rPr>
        <w:t xml:space="preserve"> la digitalización de los canales</w:t>
      </w:r>
      <w:r w:rsidR="00A95987" w:rsidRPr="00E81883">
        <w:rPr>
          <w:lang w:val="es-PE"/>
        </w:rPr>
        <w:t xml:space="preserve"> </w:t>
      </w:r>
      <w:r w:rsidR="00F30E2E" w:rsidRPr="00E81883">
        <w:rPr>
          <w:lang w:val="es-PE"/>
        </w:rPr>
        <w:t xml:space="preserve">que integran y simplifican los procesos de atención y venta, Entel </w:t>
      </w:r>
      <w:r w:rsidR="0088790C" w:rsidRPr="00E81883">
        <w:rPr>
          <w:lang w:val="es-PE"/>
        </w:rPr>
        <w:t xml:space="preserve">completó exitosamente la transformación digital de los sistemas en los segmentos Hogar y Móvil lo que </w:t>
      </w:r>
      <w:r w:rsidR="00AC4C88" w:rsidRPr="00E81883">
        <w:rPr>
          <w:lang w:val="es-PE"/>
        </w:rPr>
        <w:t>los</w:t>
      </w:r>
      <w:r w:rsidR="0088790C" w:rsidRPr="00E81883">
        <w:rPr>
          <w:lang w:val="es-PE"/>
        </w:rPr>
        <w:t xml:space="preserve"> habilitó para ser más ágiles y dúctiles frente a los cambios</w:t>
      </w:r>
      <w:r w:rsidR="00AC4C88" w:rsidRPr="00E81883">
        <w:rPr>
          <w:lang w:val="es-PE"/>
        </w:rPr>
        <w:t>.</w:t>
      </w:r>
    </w:p>
    <w:p w14:paraId="070CA9CC" w14:textId="3089AEDB" w:rsidR="0088790C" w:rsidRPr="00E81883" w:rsidRDefault="00945201" w:rsidP="00945201">
      <w:pPr>
        <w:pStyle w:val="Prrafodelista"/>
        <w:numPr>
          <w:ilvl w:val="0"/>
          <w:numId w:val="38"/>
        </w:numPr>
        <w:spacing w:line="276" w:lineRule="auto"/>
        <w:rPr>
          <w:lang w:val="es-PE"/>
        </w:rPr>
      </w:pPr>
      <w:r w:rsidRPr="00E81883">
        <w:rPr>
          <w:lang w:val="es-PE"/>
        </w:rPr>
        <w:t>Entel Perú es parte de l</w:t>
      </w:r>
      <w:r w:rsidR="00A95987" w:rsidRPr="00E81883">
        <w:rPr>
          <w:lang w:val="es-PE"/>
        </w:rPr>
        <w:t>a nueva tecnología 5G ofrec</w:t>
      </w:r>
      <w:r w:rsidRPr="00E81883">
        <w:rPr>
          <w:lang w:val="es-PE"/>
        </w:rPr>
        <w:t xml:space="preserve">iendo </w:t>
      </w:r>
      <w:r w:rsidR="00A95987" w:rsidRPr="00E81883">
        <w:rPr>
          <w:lang w:val="es-PE"/>
        </w:rPr>
        <w:t>mayor velocidad y mejor conectividad</w:t>
      </w:r>
      <w:r w:rsidRPr="00E81883">
        <w:rPr>
          <w:lang w:val="es-PE"/>
        </w:rPr>
        <w:t xml:space="preserve"> en los </w:t>
      </w:r>
      <w:r w:rsidR="00A95987" w:rsidRPr="00E81883">
        <w:rPr>
          <w:lang w:val="es-PE"/>
        </w:rPr>
        <w:t xml:space="preserve">planes Móvil </w:t>
      </w:r>
      <w:proofErr w:type="spellStart"/>
      <w:r w:rsidR="00A95987" w:rsidRPr="00E81883">
        <w:rPr>
          <w:lang w:val="es-PE"/>
        </w:rPr>
        <w:t>Postpago</w:t>
      </w:r>
      <w:proofErr w:type="spellEnd"/>
      <w:r w:rsidRPr="00E81883">
        <w:rPr>
          <w:lang w:val="es-PE"/>
        </w:rPr>
        <w:t xml:space="preserve"> y planes hogar 5G.</w:t>
      </w:r>
    </w:p>
    <w:p w14:paraId="2D05D243" w14:textId="01B9B29F" w:rsidR="00C36F78" w:rsidRPr="00E81883" w:rsidRDefault="00C36F78" w:rsidP="00C36F78">
      <w:pPr>
        <w:pStyle w:val="Prrafodelista"/>
        <w:numPr>
          <w:ilvl w:val="0"/>
          <w:numId w:val="38"/>
        </w:numPr>
        <w:spacing w:line="276" w:lineRule="auto"/>
        <w:rPr>
          <w:lang w:val="es-PE"/>
        </w:rPr>
      </w:pPr>
      <w:r w:rsidRPr="00E81883">
        <w:rPr>
          <w:lang w:val="es-PE"/>
        </w:rPr>
        <w:t>Fortalecer los principios y estándares que garantizan un comportamiento corporativo responsable, apegado a las leyes y a las conductas sostenibles es prioridad para Entel por lo que crearon una Gerencia de Cumplimiento con dedicación exclusiva en la integridad y la ética. Las responsabilidades de esta gerencia abarcan tanto el cumplimiento normativo como las materias de libre competencia y protección al consumidor, entre otras.</w:t>
      </w:r>
    </w:p>
    <w:sectPr w:rsidR="00C36F78" w:rsidRPr="00E81883" w:rsidSect="00BA2FD8">
      <w:footerReference w:type="default" r:id="rId25"/>
      <w:pgSz w:w="11906" w:h="16838"/>
      <w:pgMar w:top="1276" w:right="1418" w:bottom="1701" w:left="1701" w:header="709" w:footer="709"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49" w:author="Mantilla, Harold" w:date="2021-07-14T17:38:00Z" w:initials="MH">
    <w:p w14:paraId="3F210ACA" w14:textId="54CABF87" w:rsidR="00D23D32" w:rsidRPr="00D23D32" w:rsidRDefault="00D23D32">
      <w:pPr>
        <w:pStyle w:val="Textocomentario"/>
        <w:rPr>
          <w:lang w:val="es-PE"/>
        </w:rPr>
      </w:pPr>
      <w:r>
        <w:rPr>
          <w:rStyle w:val="Refdecomentario"/>
        </w:rPr>
        <w:annotationRef/>
      </w:r>
      <w:r w:rsidRPr="00D23D32">
        <w:rPr>
          <w:lang w:val="es-PE"/>
        </w:rPr>
        <w:t>Esto permanece o se elimina</w:t>
      </w:r>
      <w:r>
        <w:rPr>
          <w:lang w:val="es-PE"/>
        </w:rPr>
        <w:t xml:space="preserve">? </w:t>
      </w:r>
    </w:p>
  </w:comment>
  <w:comment w:id="363" w:author="Mantilla, Harold" w:date="2021-07-14T17:40:00Z" w:initials="MH">
    <w:p w14:paraId="012284B3" w14:textId="24A612CE" w:rsidR="00D23D32" w:rsidRPr="00D23D32" w:rsidRDefault="00D23D32">
      <w:pPr>
        <w:pStyle w:val="Textocomentario"/>
        <w:rPr>
          <w:lang w:val="es-PE"/>
        </w:rPr>
      </w:pPr>
      <w:r>
        <w:rPr>
          <w:rStyle w:val="Refdecomentario"/>
        </w:rPr>
        <w:annotationRef/>
      </w:r>
      <w:r w:rsidRPr="00D23D32">
        <w:rPr>
          <w:lang w:val="es-PE"/>
        </w:rPr>
        <w:t>Finalmente entiendo que no existen p</w:t>
      </w:r>
      <w:r>
        <w:rPr>
          <w:lang w:val="es-PE"/>
        </w:rPr>
        <w:t>untos a mejorar en Entel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F210ACA" w15:done="0"/>
  <w15:commentEx w15:paraId="012284B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99F88" w16cex:dateUtc="2021-07-14T22:38:00Z"/>
  <w16cex:commentExtensible w16cex:durableId="2499A00B" w16cex:dateUtc="2021-07-14T22: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F210ACA" w16cid:durableId="24999F88"/>
  <w16cid:commentId w16cid:paraId="012284B3" w16cid:durableId="2499A0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165971" w14:textId="77777777" w:rsidR="001A6EC2" w:rsidRDefault="001A6EC2" w:rsidP="00CD6B41">
      <w:pPr>
        <w:spacing w:after="0" w:line="240" w:lineRule="auto"/>
      </w:pPr>
      <w:r>
        <w:separator/>
      </w:r>
    </w:p>
  </w:endnote>
  <w:endnote w:type="continuationSeparator" w:id="0">
    <w:p w14:paraId="4F49C7F1" w14:textId="77777777" w:rsidR="001A6EC2" w:rsidRDefault="001A6EC2" w:rsidP="00CD6B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0942174"/>
      <w:docPartObj>
        <w:docPartGallery w:val="Page Numbers (Bottom of Page)"/>
        <w:docPartUnique/>
      </w:docPartObj>
    </w:sdtPr>
    <w:sdtEndPr/>
    <w:sdtContent>
      <w:p w14:paraId="47D92CC5" w14:textId="77777777" w:rsidR="00746A84" w:rsidRDefault="00746A84">
        <w:pPr>
          <w:pStyle w:val="Piedepgina"/>
          <w:jc w:val="right"/>
        </w:pPr>
        <w:r>
          <w:fldChar w:fldCharType="begin"/>
        </w:r>
        <w:r>
          <w:instrText>PAGE   \* MERGEFORMAT</w:instrText>
        </w:r>
        <w:r>
          <w:fldChar w:fldCharType="separate"/>
        </w:r>
        <w:r w:rsidRPr="00733486">
          <w:rPr>
            <w:noProof/>
            <w:lang w:val="es-ES"/>
          </w:rPr>
          <w:t>2</w:t>
        </w:r>
        <w:r>
          <w:fldChar w:fldCharType="end"/>
        </w:r>
      </w:p>
    </w:sdtContent>
  </w:sdt>
  <w:p w14:paraId="71975795" w14:textId="77777777" w:rsidR="00746A84" w:rsidRDefault="00746A8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2F4AF" w14:textId="77777777" w:rsidR="001A6EC2" w:rsidRDefault="001A6EC2" w:rsidP="00CD6B41">
      <w:pPr>
        <w:spacing w:after="0" w:line="240" w:lineRule="auto"/>
      </w:pPr>
      <w:r>
        <w:separator/>
      </w:r>
    </w:p>
  </w:footnote>
  <w:footnote w:type="continuationSeparator" w:id="0">
    <w:p w14:paraId="5DCB0AF8" w14:textId="77777777" w:rsidR="001A6EC2" w:rsidRDefault="001A6EC2" w:rsidP="00CD6B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C16AB"/>
    <w:multiLevelType w:val="hybridMultilevel"/>
    <w:tmpl w:val="9120E4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2E3F1B"/>
    <w:multiLevelType w:val="multilevel"/>
    <w:tmpl w:val="15FCA8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3F46663"/>
    <w:multiLevelType w:val="hybridMultilevel"/>
    <w:tmpl w:val="3DAAFF4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6854993"/>
    <w:multiLevelType w:val="hybridMultilevel"/>
    <w:tmpl w:val="BC4072A4"/>
    <w:lvl w:ilvl="0" w:tplc="04090001">
      <w:start w:val="1"/>
      <w:numFmt w:val="bullet"/>
      <w:lvlText w:val=""/>
      <w:lvlJc w:val="left"/>
      <w:pPr>
        <w:ind w:left="2080" w:hanging="360"/>
      </w:pPr>
      <w:rPr>
        <w:rFonts w:ascii="Symbol" w:hAnsi="Symbol" w:hint="default"/>
      </w:rPr>
    </w:lvl>
    <w:lvl w:ilvl="1" w:tplc="04090003" w:tentative="1">
      <w:start w:val="1"/>
      <w:numFmt w:val="bullet"/>
      <w:lvlText w:val="o"/>
      <w:lvlJc w:val="left"/>
      <w:pPr>
        <w:ind w:left="2800" w:hanging="360"/>
      </w:pPr>
      <w:rPr>
        <w:rFonts w:ascii="Courier New" w:hAnsi="Courier New" w:cs="Courier New" w:hint="default"/>
      </w:rPr>
    </w:lvl>
    <w:lvl w:ilvl="2" w:tplc="04090005" w:tentative="1">
      <w:start w:val="1"/>
      <w:numFmt w:val="bullet"/>
      <w:lvlText w:val=""/>
      <w:lvlJc w:val="left"/>
      <w:pPr>
        <w:ind w:left="3520" w:hanging="360"/>
      </w:pPr>
      <w:rPr>
        <w:rFonts w:ascii="Wingdings" w:hAnsi="Wingdings" w:hint="default"/>
      </w:rPr>
    </w:lvl>
    <w:lvl w:ilvl="3" w:tplc="04090001" w:tentative="1">
      <w:start w:val="1"/>
      <w:numFmt w:val="bullet"/>
      <w:lvlText w:val=""/>
      <w:lvlJc w:val="left"/>
      <w:pPr>
        <w:ind w:left="4240" w:hanging="360"/>
      </w:pPr>
      <w:rPr>
        <w:rFonts w:ascii="Symbol" w:hAnsi="Symbol" w:hint="default"/>
      </w:rPr>
    </w:lvl>
    <w:lvl w:ilvl="4" w:tplc="04090003" w:tentative="1">
      <w:start w:val="1"/>
      <w:numFmt w:val="bullet"/>
      <w:lvlText w:val="o"/>
      <w:lvlJc w:val="left"/>
      <w:pPr>
        <w:ind w:left="4960" w:hanging="360"/>
      </w:pPr>
      <w:rPr>
        <w:rFonts w:ascii="Courier New" w:hAnsi="Courier New" w:cs="Courier New" w:hint="default"/>
      </w:rPr>
    </w:lvl>
    <w:lvl w:ilvl="5" w:tplc="04090005" w:tentative="1">
      <w:start w:val="1"/>
      <w:numFmt w:val="bullet"/>
      <w:lvlText w:val=""/>
      <w:lvlJc w:val="left"/>
      <w:pPr>
        <w:ind w:left="5680" w:hanging="360"/>
      </w:pPr>
      <w:rPr>
        <w:rFonts w:ascii="Wingdings" w:hAnsi="Wingdings" w:hint="default"/>
      </w:rPr>
    </w:lvl>
    <w:lvl w:ilvl="6" w:tplc="04090001" w:tentative="1">
      <w:start w:val="1"/>
      <w:numFmt w:val="bullet"/>
      <w:lvlText w:val=""/>
      <w:lvlJc w:val="left"/>
      <w:pPr>
        <w:ind w:left="6400" w:hanging="360"/>
      </w:pPr>
      <w:rPr>
        <w:rFonts w:ascii="Symbol" w:hAnsi="Symbol" w:hint="default"/>
      </w:rPr>
    </w:lvl>
    <w:lvl w:ilvl="7" w:tplc="04090003" w:tentative="1">
      <w:start w:val="1"/>
      <w:numFmt w:val="bullet"/>
      <w:lvlText w:val="o"/>
      <w:lvlJc w:val="left"/>
      <w:pPr>
        <w:ind w:left="7120" w:hanging="360"/>
      </w:pPr>
      <w:rPr>
        <w:rFonts w:ascii="Courier New" w:hAnsi="Courier New" w:cs="Courier New" w:hint="default"/>
      </w:rPr>
    </w:lvl>
    <w:lvl w:ilvl="8" w:tplc="04090005" w:tentative="1">
      <w:start w:val="1"/>
      <w:numFmt w:val="bullet"/>
      <w:lvlText w:val=""/>
      <w:lvlJc w:val="left"/>
      <w:pPr>
        <w:ind w:left="7840" w:hanging="360"/>
      </w:pPr>
      <w:rPr>
        <w:rFonts w:ascii="Wingdings" w:hAnsi="Wingdings" w:hint="default"/>
      </w:rPr>
    </w:lvl>
  </w:abstractNum>
  <w:abstractNum w:abstractNumId="4" w15:restartNumberingAfterBreak="0">
    <w:nsid w:val="07C8370F"/>
    <w:multiLevelType w:val="hybridMultilevel"/>
    <w:tmpl w:val="CD829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C01FEA"/>
    <w:multiLevelType w:val="multilevel"/>
    <w:tmpl w:val="29226D1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0BC35D5E"/>
    <w:multiLevelType w:val="hybridMultilevel"/>
    <w:tmpl w:val="3EBC3A9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B386D92"/>
    <w:multiLevelType w:val="hybridMultilevel"/>
    <w:tmpl w:val="732A8F8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1BCC1F97"/>
    <w:multiLevelType w:val="hybridMultilevel"/>
    <w:tmpl w:val="132010BC"/>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9" w15:restartNumberingAfterBreak="0">
    <w:nsid w:val="20407723"/>
    <w:multiLevelType w:val="multilevel"/>
    <w:tmpl w:val="FFF4E6C0"/>
    <w:lvl w:ilvl="0">
      <w:start w:val="1"/>
      <w:numFmt w:val="decimal"/>
      <w:lvlText w:val="%1"/>
      <w:lvlJc w:val="left"/>
      <w:pPr>
        <w:ind w:left="432" w:hanging="432"/>
      </w:pPr>
    </w:lvl>
    <w:lvl w:ilvl="1">
      <w:start w:val="1"/>
      <w:numFmt w:val="decimal"/>
      <w:lvlText w:val="%1.%2"/>
      <w:lvlJc w:val="left"/>
      <w:pPr>
        <w:ind w:left="576" w:hanging="576"/>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24BC67B1"/>
    <w:multiLevelType w:val="hybridMultilevel"/>
    <w:tmpl w:val="8544FC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255311C1"/>
    <w:multiLevelType w:val="hybridMultilevel"/>
    <w:tmpl w:val="0E669AF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2A1D5FDD"/>
    <w:multiLevelType w:val="hybridMultilevel"/>
    <w:tmpl w:val="132010BC"/>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3" w15:restartNumberingAfterBreak="0">
    <w:nsid w:val="2B133611"/>
    <w:multiLevelType w:val="hybridMultilevel"/>
    <w:tmpl w:val="BED6C7A0"/>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start w:val="1"/>
      <w:numFmt w:val="bullet"/>
      <w:lvlText w:val=""/>
      <w:lvlJc w:val="left"/>
      <w:pPr>
        <w:ind w:left="2880" w:hanging="360"/>
      </w:pPr>
      <w:rPr>
        <w:rFonts w:ascii="Symbol" w:hAnsi="Symbol" w:hint="default"/>
      </w:rPr>
    </w:lvl>
    <w:lvl w:ilvl="4" w:tplc="280A0003">
      <w:start w:val="1"/>
      <w:numFmt w:val="bullet"/>
      <w:lvlText w:val="o"/>
      <w:lvlJc w:val="left"/>
      <w:pPr>
        <w:ind w:left="3600" w:hanging="360"/>
      </w:pPr>
      <w:rPr>
        <w:rFonts w:ascii="Courier New" w:hAnsi="Courier New" w:cs="Courier New" w:hint="default"/>
      </w:rPr>
    </w:lvl>
    <w:lvl w:ilvl="5" w:tplc="280A0005">
      <w:start w:val="1"/>
      <w:numFmt w:val="bullet"/>
      <w:lvlText w:val=""/>
      <w:lvlJc w:val="left"/>
      <w:pPr>
        <w:ind w:left="4320" w:hanging="360"/>
      </w:pPr>
      <w:rPr>
        <w:rFonts w:ascii="Wingdings" w:hAnsi="Wingdings" w:hint="default"/>
      </w:rPr>
    </w:lvl>
    <w:lvl w:ilvl="6" w:tplc="280A0001">
      <w:start w:val="1"/>
      <w:numFmt w:val="bullet"/>
      <w:lvlText w:val=""/>
      <w:lvlJc w:val="left"/>
      <w:pPr>
        <w:ind w:left="5040" w:hanging="360"/>
      </w:pPr>
      <w:rPr>
        <w:rFonts w:ascii="Symbol" w:hAnsi="Symbol" w:hint="default"/>
      </w:rPr>
    </w:lvl>
    <w:lvl w:ilvl="7" w:tplc="280A0003">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31526609"/>
    <w:multiLevelType w:val="multilevel"/>
    <w:tmpl w:val="8AD0B1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1B5C60"/>
    <w:multiLevelType w:val="hybridMultilevel"/>
    <w:tmpl w:val="1B66610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6" w15:restartNumberingAfterBreak="0">
    <w:nsid w:val="3E1D216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25D7BDE"/>
    <w:multiLevelType w:val="hybridMultilevel"/>
    <w:tmpl w:val="ECF89E3A"/>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8" w15:restartNumberingAfterBreak="0">
    <w:nsid w:val="53250566"/>
    <w:multiLevelType w:val="hybridMultilevel"/>
    <w:tmpl w:val="8222C25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55183D05"/>
    <w:multiLevelType w:val="hybridMultilevel"/>
    <w:tmpl w:val="5CD0F75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0" w15:restartNumberingAfterBreak="0">
    <w:nsid w:val="5A0831D8"/>
    <w:multiLevelType w:val="hybridMultilevel"/>
    <w:tmpl w:val="E4F07E36"/>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5B0811B5"/>
    <w:multiLevelType w:val="hybridMultilevel"/>
    <w:tmpl w:val="92F8AB8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5BB8774B"/>
    <w:multiLevelType w:val="hybridMultilevel"/>
    <w:tmpl w:val="90CC58F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60D4010C"/>
    <w:multiLevelType w:val="hybridMultilevel"/>
    <w:tmpl w:val="C4A2176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62D43711"/>
    <w:multiLevelType w:val="singleLevel"/>
    <w:tmpl w:val="F5B834FA"/>
    <w:lvl w:ilvl="0">
      <w:start w:val="1"/>
      <w:numFmt w:val="bullet"/>
      <w:lvlText w:val=""/>
      <w:lvlJc w:val="left"/>
      <w:pPr>
        <w:tabs>
          <w:tab w:val="num" w:pos="360"/>
        </w:tabs>
        <w:ind w:left="170" w:hanging="170"/>
      </w:pPr>
      <w:rPr>
        <w:rFonts w:ascii="Wingdings" w:hAnsi="Wingdings" w:hint="default"/>
      </w:rPr>
    </w:lvl>
  </w:abstractNum>
  <w:abstractNum w:abstractNumId="25" w15:restartNumberingAfterBreak="0">
    <w:nsid w:val="66534455"/>
    <w:multiLevelType w:val="hybridMultilevel"/>
    <w:tmpl w:val="F528BF84"/>
    <w:lvl w:ilvl="0" w:tplc="1354FFC4">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68EC74B9"/>
    <w:multiLevelType w:val="hybridMultilevel"/>
    <w:tmpl w:val="6F9410A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7" w15:restartNumberingAfterBreak="0">
    <w:nsid w:val="69F64D3E"/>
    <w:multiLevelType w:val="hybridMultilevel"/>
    <w:tmpl w:val="335A4A8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8" w15:restartNumberingAfterBreak="0">
    <w:nsid w:val="70DC6D51"/>
    <w:multiLevelType w:val="hybridMultilevel"/>
    <w:tmpl w:val="2590775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1187F0C"/>
    <w:multiLevelType w:val="hybridMultilevel"/>
    <w:tmpl w:val="348E9262"/>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15:restartNumberingAfterBreak="0">
    <w:nsid w:val="71F91BBA"/>
    <w:multiLevelType w:val="hybridMultilevel"/>
    <w:tmpl w:val="132010BC"/>
    <w:lvl w:ilvl="0" w:tplc="280A0011">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1" w15:restartNumberingAfterBreak="0">
    <w:nsid w:val="73F31193"/>
    <w:multiLevelType w:val="multilevel"/>
    <w:tmpl w:val="7C24E068"/>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32" w15:restartNumberingAfterBreak="0">
    <w:nsid w:val="795F7A3E"/>
    <w:multiLevelType w:val="hybridMultilevel"/>
    <w:tmpl w:val="40DA695C"/>
    <w:lvl w:ilvl="0" w:tplc="280A0001">
      <w:start w:val="1"/>
      <w:numFmt w:val="bullet"/>
      <w:lvlText w:val=""/>
      <w:lvlJc w:val="left"/>
      <w:pPr>
        <w:ind w:left="720" w:hanging="360"/>
      </w:pPr>
      <w:rPr>
        <w:rFonts w:ascii="Symbol" w:hAnsi="Symbol" w:hint="default"/>
      </w:rPr>
    </w:lvl>
    <w:lvl w:ilvl="1" w:tplc="280A0003">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7A741191"/>
    <w:multiLevelType w:val="multilevel"/>
    <w:tmpl w:val="15FCA82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9"/>
  </w:num>
  <w:num w:numId="2">
    <w:abstractNumId w:val="28"/>
  </w:num>
  <w:num w:numId="3">
    <w:abstractNumId w:val="16"/>
  </w:num>
  <w:num w:numId="4">
    <w:abstractNumId w:val="10"/>
  </w:num>
  <w:num w:numId="5">
    <w:abstractNumId w:val="9"/>
  </w:num>
  <w:num w:numId="6">
    <w:abstractNumId w:val="2"/>
  </w:num>
  <w:num w:numId="7">
    <w:abstractNumId w:val="24"/>
  </w:num>
  <w:num w:numId="8">
    <w:abstractNumId w:val="11"/>
  </w:num>
  <w:num w:numId="9">
    <w:abstractNumId w:val="32"/>
  </w:num>
  <w:num w:numId="10">
    <w:abstractNumId w:val="1"/>
  </w:num>
  <w:num w:numId="11">
    <w:abstractNumId w:val="25"/>
  </w:num>
  <w:num w:numId="12">
    <w:abstractNumId w:val="33"/>
  </w:num>
  <w:num w:numId="13">
    <w:abstractNumId w:val="5"/>
  </w:num>
  <w:num w:numId="14">
    <w:abstractNumId w:val="23"/>
  </w:num>
  <w:num w:numId="15">
    <w:abstractNumId w:val="5"/>
  </w:num>
  <w:num w:numId="16">
    <w:abstractNumId w:val="5"/>
  </w:num>
  <w:num w:numId="17">
    <w:abstractNumId w:val="5"/>
  </w:num>
  <w:num w:numId="18">
    <w:abstractNumId w:val="7"/>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1"/>
  </w:num>
  <w:num w:numId="21">
    <w:abstractNumId w:val="17"/>
  </w:num>
  <w:num w:numId="22">
    <w:abstractNumId w:val="27"/>
  </w:num>
  <w:num w:numId="23">
    <w:abstractNumId w:val="21"/>
  </w:num>
  <w:num w:numId="24">
    <w:abstractNumId w:val="18"/>
  </w:num>
  <w:num w:numId="25">
    <w:abstractNumId w:val="15"/>
  </w:num>
  <w:num w:numId="26">
    <w:abstractNumId w:val="22"/>
  </w:num>
  <w:num w:numId="27">
    <w:abstractNumId w:val="20"/>
  </w:num>
  <w:num w:numId="28">
    <w:abstractNumId w:val="6"/>
  </w:num>
  <w:num w:numId="29">
    <w:abstractNumId w:val="26"/>
  </w:num>
  <w:num w:numId="30">
    <w:abstractNumId w:val="14"/>
  </w:num>
  <w:num w:numId="31">
    <w:abstractNumId w:val="4"/>
  </w:num>
  <w:num w:numId="32">
    <w:abstractNumId w:val="0"/>
  </w:num>
  <w:num w:numId="33">
    <w:abstractNumId w:val="13"/>
  </w:num>
  <w:num w:numId="34">
    <w:abstractNumId w:val="29"/>
  </w:num>
  <w:num w:numId="35">
    <w:abstractNumId w:val="8"/>
  </w:num>
  <w:num w:numId="36">
    <w:abstractNumId w:val="30"/>
  </w:num>
  <w:num w:numId="37">
    <w:abstractNumId w:val="12"/>
  </w:num>
  <w:num w:numId="38">
    <w:abstractNumId w:val="19"/>
  </w:num>
  <w:num w:numId="3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indy Mendoza Ibarra">
    <w15:presenceInfo w15:providerId="None" w15:userId="Cindy Mendoza Ibarra"/>
  </w15:person>
  <w15:person w15:author="Mantilla, Harold">
    <w15:presenceInfo w15:providerId="AD" w15:userId="S::HMantilla@klohn.com::6a74b7f8-42d5-42bd-af0a-6933bf45a4b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4E3"/>
    <w:rsid w:val="000028D8"/>
    <w:rsid w:val="00010EC4"/>
    <w:rsid w:val="000123F9"/>
    <w:rsid w:val="00017C28"/>
    <w:rsid w:val="000222E0"/>
    <w:rsid w:val="00025DC2"/>
    <w:rsid w:val="00027FCB"/>
    <w:rsid w:val="00033EF7"/>
    <w:rsid w:val="00033EFB"/>
    <w:rsid w:val="00036B56"/>
    <w:rsid w:val="000454E3"/>
    <w:rsid w:val="0004779D"/>
    <w:rsid w:val="00050B10"/>
    <w:rsid w:val="00056163"/>
    <w:rsid w:val="00063911"/>
    <w:rsid w:val="00073B7E"/>
    <w:rsid w:val="0007400A"/>
    <w:rsid w:val="00082824"/>
    <w:rsid w:val="00087915"/>
    <w:rsid w:val="00091561"/>
    <w:rsid w:val="000935AF"/>
    <w:rsid w:val="000A4411"/>
    <w:rsid w:val="000A64BC"/>
    <w:rsid w:val="000B31C7"/>
    <w:rsid w:val="000C01C7"/>
    <w:rsid w:val="000C56C0"/>
    <w:rsid w:val="000C74D4"/>
    <w:rsid w:val="000F7E8C"/>
    <w:rsid w:val="0010735C"/>
    <w:rsid w:val="00107F75"/>
    <w:rsid w:val="00111BE2"/>
    <w:rsid w:val="00117028"/>
    <w:rsid w:val="00125373"/>
    <w:rsid w:val="00160CAA"/>
    <w:rsid w:val="00160FC1"/>
    <w:rsid w:val="00172E0C"/>
    <w:rsid w:val="00176837"/>
    <w:rsid w:val="00185F88"/>
    <w:rsid w:val="00186E6D"/>
    <w:rsid w:val="00193D45"/>
    <w:rsid w:val="001A067B"/>
    <w:rsid w:val="001A0A9A"/>
    <w:rsid w:val="001A6EC2"/>
    <w:rsid w:val="001B2B64"/>
    <w:rsid w:val="001B67F0"/>
    <w:rsid w:val="001C7249"/>
    <w:rsid w:val="001D08EB"/>
    <w:rsid w:val="001D58A3"/>
    <w:rsid w:val="001D6BA8"/>
    <w:rsid w:val="001E5969"/>
    <w:rsid w:val="0020318E"/>
    <w:rsid w:val="00203AFC"/>
    <w:rsid w:val="00205908"/>
    <w:rsid w:val="002075DB"/>
    <w:rsid w:val="0021206E"/>
    <w:rsid w:val="00212768"/>
    <w:rsid w:val="002206E1"/>
    <w:rsid w:val="00223E87"/>
    <w:rsid w:val="00225078"/>
    <w:rsid w:val="002403EB"/>
    <w:rsid w:val="002437B1"/>
    <w:rsid w:val="0026269D"/>
    <w:rsid w:val="00274F9C"/>
    <w:rsid w:val="00282BC2"/>
    <w:rsid w:val="00293833"/>
    <w:rsid w:val="002B244F"/>
    <w:rsid w:val="002B5FD9"/>
    <w:rsid w:val="002C01A6"/>
    <w:rsid w:val="002D01EF"/>
    <w:rsid w:val="002D2B34"/>
    <w:rsid w:val="002D3551"/>
    <w:rsid w:val="002E70C0"/>
    <w:rsid w:val="002F1281"/>
    <w:rsid w:val="002F1EAC"/>
    <w:rsid w:val="002F2214"/>
    <w:rsid w:val="003074CF"/>
    <w:rsid w:val="00313A2B"/>
    <w:rsid w:val="003211C5"/>
    <w:rsid w:val="00332268"/>
    <w:rsid w:val="00346E34"/>
    <w:rsid w:val="00360AD8"/>
    <w:rsid w:val="003623A7"/>
    <w:rsid w:val="00371F3D"/>
    <w:rsid w:val="003753C4"/>
    <w:rsid w:val="00381CA1"/>
    <w:rsid w:val="00387767"/>
    <w:rsid w:val="00393330"/>
    <w:rsid w:val="003A6562"/>
    <w:rsid w:val="003A7A79"/>
    <w:rsid w:val="003B3D9C"/>
    <w:rsid w:val="003C6873"/>
    <w:rsid w:val="003D220B"/>
    <w:rsid w:val="003D2825"/>
    <w:rsid w:val="003D72D9"/>
    <w:rsid w:val="003E6660"/>
    <w:rsid w:val="00400658"/>
    <w:rsid w:val="00403703"/>
    <w:rsid w:val="00403CC8"/>
    <w:rsid w:val="004148A4"/>
    <w:rsid w:val="0041518F"/>
    <w:rsid w:val="00420902"/>
    <w:rsid w:val="004220C0"/>
    <w:rsid w:val="00427D34"/>
    <w:rsid w:val="0043613D"/>
    <w:rsid w:val="00436876"/>
    <w:rsid w:val="004444F7"/>
    <w:rsid w:val="00450275"/>
    <w:rsid w:val="00455039"/>
    <w:rsid w:val="00460E21"/>
    <w:rsid w:val="00462758"/>
    <w:rsid w:val="0046402B"/>
    <w:rsid w:val="00470448"/>
    <w:rsid w:val="00484F8A"/>
    <w:rsid w:val="00490010"/>
    <w:rsid w:val="004A216F"/>
    <w:rsid w:val="004B0E4B"/>
    <w:rsid w:val="004E4E91"/>
    <w:rsid w:val="004F007B"/>
    <w:rsid w:val="004F0E16"/>
    <w:rsid w:val="00502B66"/>
    <w:rsid w:val="00510BB0"/>
    <w:rsid w:val="00526CAD"/>
    <w:rsid w:val="00535563"/>
    <w:rsid w:val="0054062E"/>
    <w:rsid w:val="005425BE"/>
    <w:rsid w:val="00546E55"/>
    <w:rsid w:val="00547F32"/>
    <w:rsid w:val="00565A48"/>
    <w:rsid w:val="00566030"/>
    <w:rsid w:val="005904FA"/>
    <w:rsid w:val="00590BA6"/>
    <w:rsid w:val="005911B3"/>
    <w:rsid w:val="00592D39"/>
    <w:rsid w:val="005B02E2"/>
    <w:rsid w:val="005B1D36"/>
    <w:rsid w:val="005B2493"/>
    <w:rsid w:val="005B6919"/>
    <w:rsid w:val="005B7EB3"/>
    <w:rsid w:val="005C1687"/>
    <w:rsid w:val="005D29AE"/>
    <w:rsid w:val="005D71D5"/>
    <w:rsid w:val="005E19CA"/>
    <w:rsid w:val="005E5A63"/>
    <w:rsid w:val="005F1198"/>
    <w:rsid w:val="005F1EED"/>
    <w:rsid w:val="00605CBF"/>
    <w:rsid w:val="00615376"/>
    <w:rsid w:val="00620F30"/>
    <w:rsid w:val="00631B7E"/>
    <w:rsid w:val="00633E87"/>
    <w:rsid w:val="00634DB6"/>
    <w:rsid w:val="00645878"/>
    <w:rsid w:val="006473AE"/>
    <w:rsid w:val="0064794A"/>
    <w:rsid w:val="006574E2"/>
    <w:rsid w:val="00660A4B"/>
    <w:rsid w:val="00676847"/>
    <w:rsid w:val="00682C00"/>
    <w:rsid w:val="00690A4E"/>
    <w:rsid w:val="00691A8A"/>
    <w:rsid w:val="00694AA4"/>
    <w:rsid w:val="00696924"/>
    <w:rsid w:val="006A26EA"/>
    <w:rsid w:val="006A5257"/>
    <w:rsid w:val="006B0191"/>
    <w:rsid w:val="006B1160"/>
    <w:rsid w:val="006C7BDA"/>
    <w:rsid w:val="006D27E0"/>
    <w:rsid w:val="006E0E27"/>
    <w:rsid w:val="006E305A"/>
    <w:rsid w:val="00716576"/>
    <w:rsid w:val="00722D35"/>
    <w:rsid w:val="00724703"/>
    <w:rsid w:val="00733486"/>
    <w:rsid w:val="0073641E"/>
    <w:rsid w:val="00746A84"/>
    <w:rsid w:val="00751C95"/>
    <w:rsid w:val="00755AD2"/>
    <w:rsid w:val="007563F4"/>
    <w:rsid w:val="007626B0"/>
    <w:rsid w:val="007644A5"/>
    <w:rsid w:val="0077305F"/>
    <w:rsid w:val="00780438"/>
    <w:rsid w:val="00780A53"/>
    <w:rsid w:val="007A2225"/>
    <w:rsid w:val="007B07EC"/>
    <w:rsid w:val="007E4F56"/>
    <w:rsid w:val="007E6047"/>
    <w:rsid w:val="007F247F"/>
    <w:rsid w:val="007F2D6D"/>
    <w:rsid w:val="007F4D47"/>
    <w:rsid w:val="007F5984"/>
    <w:rsid w:val="007F75AE"/>
    <w:rsid w:val="00801D4F"/>
    <w:rsid w:val="008056BD"/>
    <w:rsid w:val="008067DD"/>
    <w:rsid w:val="00833F16"/>
    <w:rsid w:val="00844EF0"/>
    <w:rsid w:val="008623C3"/>
    <w:rsid w:val="00867241"/>
    <w:rsid w:val="00872CA4"/>
    <w:rsid w:val="00874D2A"/>
    <w:rsid w:val="008763F8"/>
    <w:rsid w:val="0088654D"/>
    <w:rsid w:val="0088790C"/>
    <w:rsid w:val="00895E59"/>
    <w:rsid w:val="008A6F09"/>
    <w:rsid w:val="008C0078"/>
    <w:rsid w:val="008C389D"/>
    <w:rsid w:val="008C446D"/>
    <w:rsid w:val="008D190A"/>
    <w:rsid w:val="008D2311"/>
    <w:rsid w:val="008D5A4C"/>
    <w:rsid w:val="008E13E5"/>
    <w:rsid w:val="008E2F85"/>
    <w:rsid w:val="00912510"/>
    <w:rsid w:val="00913305"/>
    <w:rsid w:val="0091750C"/>
    <w:rsid w:val="00945201"/>
    <w:rsid w:val="00963CF3"/>
    <w:rsid w:val="00964D0E"/>
    <w:rsid w:val="0096552A"/>
    <w:rsid w:val="009823F5"/>
    <w:rsid w:val="00995FF9"/>
    <w:rsid w:val="009B540B"/>
    <w:rsid w:val="009C0FFB"/>
    <w:rsid w:val="009E5B80"/>
    <w:rsid w:val="009F1DF0"/>
    <w:rsid w:val="009F20FB"/>
    <w:rsid w:val="009F546D"/>
    <w:rsid w:val="00A01E15"/>
    <w:rsid w:val="00A06DE0"/>
    <w:rsid w:val="00A113EE"/>
    <w:rsid w:val="00A1230D"/>
    <w:rsid w:val="00A25D8F"/>
    <w:rsid w:val="00A30A60"/>
    <w:rsid w:val="00A40163"/>
    <w:rsid w:val="00A47179"/>
    <w:rsid w:val="00A61AA9"/>
    <w:rsid w:val="00A75359"/>
    <w:rsid w:val="00A757D3"/>
    <w:rsid w:val="00A8590E"/>
    <w:rsid w:val="00A87386"/>
    <w:rsid w:val="00A92201"/>
    <w:rsid w:val="00A95987"/>
    <w:rsid w:val="00AA5A7C"/>
    <w:rsid w:val="00AB0733"/>
    <w:rsid w:val="00AB1F94"/>
    <w:rsid w:val="00AB2E8B"/>
    <w:rsid w:val="00AC4C88"/>
    <w:rsid w:val="00AC76D6"/>
    <w:rsid w:val="00AD0579"/>
    <w:rsid w:val="00AF1676"/>
    <w:rsid w:val="00AF211A"/>
    <w:rsid w:val="00AF4BFC"/>
    <w:rsid w:val="00B04BF5"/>
    <w:rsid w:val="00B0753A"/>
    <w:rsid w:val="00B114E1"/>
    <w:rsid w:val="00B15DDF"/>
    <w:rsid w:val="00B23038"/>
    <w:rsid w:val="00B33EE5"/>
    <w:rsid w:val="00B52C96"/>
    <w:rsid w:val="00B52E91"/>
    <w:rsid w:val="00B57594"/>
    <w:rsid w:val="00B57CC5"/>
    <w:rsid w:val="00B61A8A"/>
    <w:rsid w:val="00B63296"/>
    <w:rsid w:val="00B66AD3"/>
    <w:rsid w:val="00B716CD"/>
    <w:rsid w:val="00B773F0"/>
    <w:rsid w:val="00B87944"/>
    <w:rsid w:val="00B96E04"/>
    <w:rsid w:val="00BA2FD8"/>
    <w:rsid w:val="00BA71ED"/>
    <w:rsid w:val="00BB67E3"/>
    <w:rsid w:val="00BC21BD"/>
    <w:rsid w:val="00BC24BC"/>
    <w:rsid w:val="00BD2081"/>
    <w:rsid w:val="00BE26FD"/>
    <w:rsid w:val="00BE51BA"/>
    <w:rsid w:val="00BF1314"/>
    <w:rsid w:val="00C03F50"/>
    <w:rsid w:val="00C0782D"/>
    <w:rsid w:val="00C32B82"/>
    <w:rsid w:val="00C36F78"/>
    <w:rsid w:val="00C41102"/>
    <w:rsid w:val="00C44537"/>
    <w:rsid w:val="00C516F9"/>
    <w:rsid w:val="00C74640"/>
    <w:rsid w:val="00C74EEA"/>
    <w:rsid w:val="00C849C9"/>
    <w:rsid w:val="00C85E54"/>
    <w:rsid w:val="00CA465B"/>
    <w:rsid w:val="00CB5C5C"/>
    <w:rsid w:val="00CB75EA"/>
    <w:rsid w:val="00CB79AB"/>
    <w:rsid w:val="00CC6B02"/>
    <w:rsid w:val="00CD0FB0"/>
    <w:rsid w:val="00CD3216"/>
    <w:rsid w:val="00CD6B41"/>
    <w:rsid w:val="00CE6088"/>
    <w:rsid w:val="00CF1A2C"/>
    <w:rsid w:val="00D05D52"/>
    <w:rsid w:val="00D10B36"/>
    <w:rsid w:val="00D15F51"/>
    <w:rsid w:val="00D17462"/>
    <w:rsid w:val="00D23D32"/>
    <w:rsid w:val="00D3220A"/>
    <w:rsid w:val="00D32740"/>
    <w:rsid w:val="00D36693"/>
    <w:rsid w:val="00D50C4B"/>
    <w:rsid w:val="00D53486"/>
    <w:rsid w:val="00D5440E"/>
    <w:rsid w:val="00D571A5"/>
    <w:rsid w:val="00D5795A"/>
    <w:rsid w:val="00D604C0"/>
    <w:rsid w:val="00D65A10"/>
    <w:rsid w:val="00D65F87"/>
    <w:rsid w:val="00D85AD4"/>
    <w:rsid w:val="00D864BF"/>
    <w:rsid w:val="00D934C8"/>
    <w:rsid w:val="00D95B89"/>
    <w:rsid w:val="00DA118F"/>
    <w:rsid w:val="00DB7101"/>
    <w:rsid w:val="00DC2A87"/>
    <w:rsid w:val="00DC2D03"/>
    <w:rsid w:val="00E02C7A"/>
    <w:rsid w:val="00E225BB"/>
    <w:rsid w:val="00E36F55"/>
    <w:rsid w:val="00E408C5"/>
    <w:rsid w:val="00E60077"/>
    <w:rsid w:val="00E613A5"/>
    <w:rsid w:val="00E61CDD"/>
    <w:rsid w:val="00E6344C"/>
    <w:rsid w:val="00E63E01"/>
    <w:rsid w:val="00E66163"/>
    <w:rsid w:val="00E80EC6"/>
    <w:rsid w:val="00E81883"/>
    <w:rsid w:val="00E82395"/>
    <w:rsid w:val="00EA52EA"/>
    <w:rsid w:val="00EA7017"/>
    <w:rsid w:val="00EC7508"/>
    <w:rsid w:val="00EE04D6"/>
    <w:rsid w:val="00EF5334"/>
    <w:rsid w:val="00F0290F"/>
    <w:rsid w:val="00F15DE0"/>
    <w:rsid w:val="00F210E1"/>
    <w:rsid w:val="00F27D4C"/>
    <w:rsid w:val="00F30E2E"/>
    <w:rsid w:val="00F33556"/>
    <w:rsid w:val="00F57B72"/>
    <w:rsid w:val="00F73973"/>
    <w:rsid w:val="00F75F8B"/>
    <w:rsid w:val="00F81BB1"/>
    <w:rsid w:val="00F85620"/>
    <w:rsid w:val="00F9505E"/>
    <w:rsid w:val="00F963CB"/>
    <w:rsid w:val="00FB0B90"/>
    <w:rsid w:val="00FB2007"/>
    <w:rsid w:val="00FB5892"/>
    <w:rsid w:val="00FC3AD5"/>
    <w:rsid w:val="00FC5D35"/>
    <w:rsid w:val="00FD7FF0"/>
    <w:rsid w:val="00FE74A5"/>
    <w:rsid w:val="00FF3BA7"/>
    <w:rsid w:val="00FF7CA3"/>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AB16F"/>
  <w15:docId w15:val="{227B373F-2384-4869-BC97-FCB827F027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0EC4"/>
    <w:pPr>
      <w:spacing w:line="360" w:lineRule="auto"/>
      <w:jc w:val="both"/>
    </w:pPr>
    <w:rPr>
      <w:rFonts w:ascii="Times New Roman" w:hAnsi="Times New Roman"/>
      <w:sz w:val="24"/>
    </w:rPr>
  </w:style>
  <w:style w:type="paragraph" w:styleId="Ttulo1">
    <w:name w:val="heading 1"/>
    <w:basedOn w:val="Normal"/>
    <w:next w:val="Normal"/>
    <w:link w:val="Ttulo1Car"/>
    <w:autoRedefine/>
    <w:uiPriority w:val="9"/>
    <w:qFormat/>
    <w:rsid w:val="00696924"/>
    <w:pPr>
      <w:keepNext/>
      <w:keepLines/>
      <w:numPr>
        <w:numId w:val="20"/>
      </w:numPr>
      <w:spacing w:before="240" w:after="0"/>
      <w:outlineLvl w:val="0"/>
    </w:pPr>
    <w:rPr>
      <w:rFonts w:eastAsiaTheme="majorEastAsia" w:cstheme="majorBidi"/>
      <w:b/>
      <w:caps/>
      <w:color w:val="000000" w:themeColor="text1"/>
      <w:szCs w:val="32"/>
      <w:lang w:val="es-ES"/>
    </w:rPr>
  </w:style>
  <w:style w:type="paragraph" w:styleId="Ttulo2">
    <w:name w:val="heading 2"/>
    <w:basedOn w:val="Normal"/>
    <w:next w:val="Normal"/>
    <w:link w:val="Ttulo2Car"/>
    <w:autoRedefine/>
    <w:uiPriority w:val="9"/>
    <w:unhideWhenUsed/>
    <w:qFormat/>
    <w:rsid w:val="00FC3AD5"/>
    <w:pPr>
      <w:keepNext/>
      <w:keepLines/>
      <w:numPr>
        <w:ilvl w:val="1"/>
        <w:numId w:val="20"/>
      </w:numPr>
      <w:spacing w:before="40" w:after="0"/>
      <w:ind w:left="1360" w:hanging="680"/>
      <w:jc w:val="left"/>
      <w:outlineLvl w:val="1"/>
    </w:pPr>
    <w:rPr>
      <w:rFonts w:eastAsiaTheme="majorEastAsia" w:cstheme="majorBidi"/>
      <w:b/>
      <w:bCs/>
      <w:sz w:val="22"/>
      <w:szCs w:val="26"/>
      <w:lang w:val="es-ES"/>
    </w:rPr>
  </w:style>
  <w:style w:type="paragraph" w:styleId="Ttulo3">
    <w:name w:val="heading 3"/>
    <w:basedOn w:val="Normal"/>
    <w:next w:val="Normal"/>
    <w:link w:val="Ttulo3Car"/>
    <w:autoRedefine/>
    <w:uiPriority w:val="9"/>
    <w:unhideWhenUsed/>
    <w:qFormat/>
    <w:rsid w:val="0043613D"/>
    <w:pPr>
      <w:keepNext/>
      <w:keepLines/>
      <w:numPr>
        <w:ilvl w:val="2"/>
        <w:numId w:val="20"/>
      </w:numPr>
      <w:spacing w:before="40" w:after="0"/>
      <w:ind w:left="1440"/>
      <w:jc w:val="left"/>
      <w:outlineLvl w:val="2"/>
    </w:pPr>
    <w:rPr>
      <w:rFonts w:eastAsiaTheme="majorEastAsia" w:cstheme="majorBidi"/>
      <w:b/>
      <w:sz w:val="22"/>
      <w:szCs w:val="24"/>
    </w:rPr>
  </w:style>
  <w:style w:type="paragraph" w:styleId="Ttulo4">
    <w:name w:val="heading 4"/>
    <w:basedOn w:val="Normal"/>
    <w:next w:val="Normal"/>
    <w:link w:val="Ttulo4Car"/>
    <w:uiPriority w:val="9"/>
    <w:unhideWhenUsed/>
    <w:qFormat/>
    <w:rsid w:val="00963CF3"/>
    <w:pPr>
      <w:keepNext/>
      <w:keepLines/>
      <w:numPr>
        <w:ilvl w:val="3"/>
        <w:numId w:val="20"/>
      </w:numPr>
      <w:spacing w:before="40" w:after="0"/>
      <w:outlineLvl w:val="3"/>
    </w:pPr>
    <w:rPr>
      <w:rFonts w:eastAsiaTheme="majorEastAsia" w:cstheme="majorBidi"/>
      <w:iCs/>
      <w:color w:val="000000" w:themeColor="text1"/>
    </w:rPr>
  </w:style>
  <w:style w:type="paragraph" w:styleId="Ttulo5">
    <w:name w:val="heading 5"/>
    <w:basedOn w:val="Normal"/>
    <w:next w:val="Normal"/>
    <w:link w:val="Ttulo5Car"/>
    <w:uiPriority w:val="9"/>
    <w:unhideWhenUsed/>
    <w:qFormat/>
    <w:rsid w:val="00963CF3"/>
    <w:pPr>
      <w:keepNext/>
      <w:keepLines/>
      <w:numPr>
        <w:ilvl w:val="4"/>
        <w:numId w:val="20"/>
      </w:numPr>
      <w:spacing w:before="40" w:after="0"/>
      <w:outlineLvl w:val="4"/>
    </w:pPr>
    <w:rPr>
      <w:rFonts w:eastAsiaTheme="majorEastAsia" w:cstheme="majorBidi"/>
      <w:color w:val="000000" w:themeColor="text1"/>
    </w:rPr>
  </w:style>
  <w:style w:type="paragraph" w:styleId="Ttulo6">
    <w:name w:val="heading 6"/>
    <w:basedOn w:val="Normal"/>
    <w:next w:val="Normal"/>
    <w:link w:val="Ttulo6Car"/>
    <w:uiPriority w:val="9"/>
    <w:unhideWhenUsed/>
    <w:qFormat/>
    <w:rsid w:val="00371F3D"/>
    <w:pPr>
      <w:keepNext/>
      <w:keepLines/>
      <w:numPr>
        <w:ilvl w:val="5"/>
        <w:numId w:val="20"/>
      </w:numPr>
      <w:spacing w:before="40" w:after="0"/>
      <w:jc w:val="left"/>
      <w:outlineLvl w:val="5"/>
    </w:pPr>
    <w:rPr>
      <w:rFonts w:eastAsiaTheme="majorEastAsia" w:cstheme="majorBidi"/>
    </w:rPr>
  </w:style>
  <w:style w:type="paragraph" w:styleId="Ttulo7">
    <w:name w:val="heading 7"/>
    <w:basedOn w:val="Normal"/>
    <w:next w:val="Normal"/>
    <w:link w:val="Ttulo7Car"/>
    <w:uiPriority w:val="9"/>
    <w:unhideWhenUsed/>
    <w:qFormat/>
    <w:rsid w:val="00371F3D"/>
    <w:pPr>
      <w:keepNext/>
      <w:keepLines/>
      <w:numPr>
        <w:ilvl w:val="6"/>
        <w:numId w:val="20"/>
      </w:numPr>
      <w:spacing w:before="40" w:after="0"/>
      <w:outlineLvl w:val="6"/>
    </w:pPr>
    <w:rPr>
      <w:rFonts w:eastAsiaTheme="majorEastAsia" w:cstheme="majorBidi"/>
      <w:iCs/>
    </w:rPr>
  </w:style>
  <w:style w:type="paragraph" w:styleId="Ttulo8">
    <w:name w:val="heading 8"/>
    <w:basedOn w:val="Normal"/>
    <w:next w:val="Normal"/>
    <w:link w:val="Ttulo8Car"/>
    <w:uiPriority w:val="9"/>
    <w:unhideWhenUsed/>
    <w:qFormat/>
    <w:rsid w:val="006A5257"/>
    <w:pPr>
      <w:keepNext/>
      <w:keepLines/>
      <w:numPr>
        <w:ilvl w:val="7"/>
        <w:numId w:val="20"/>
      </w:numPr>
      <w:spacing w:before="40" w:after="0"/>
      <w:outlineLvl w:val="7"/>
    </w:pPr>
    <w:rPr>
      <w:rFonts w:eastAsiaTheme="majorEastAsia" w:cstheme="majorBidi"/>
      <w:color w:val="272727" w:themeColor="text1" w:themeTint="D8"/>
      <w:szCs w:val="21"/>
    </w:rPr>
  </w:style>
  <w:style w:type="paragraph" w:styleId="Ttulo9">
    <w:name w:val="heading 9"/>
    <w:basedOn w:val="Normal"/>
    <w:next w:val="Normal"/>
    <w:link w:val="Ttulo9Car"/>
    <w:uiPriority w:val="9"/>
    <w:unhideWhenUsed/>
    <w:qFormat/>
    <w:rsid w:val="00D32740"/>
    <w:pPr>
      <w:keepNext/>
      <w:keepLines/>
      <w:numPr>
        <w:ilvl w:val="8"/>
        <w:numId w:val="20"/>
      </w:numPr>
      <w:spacing w:before="40" w:after="0"/>
      <w:outlineLvl w:val="8"/>
    </w:pPr>
    <w:rPr>
      <w:rFonts w:eastAsiaTheme="majorEastAsia" w:cstheme="majorBid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stiloUPC">
    <w:name w:val="Estilo UPC"/>
    <w:basedOn w:val="Normal"/>
    <w:link w:val="EstiloUPCCar"/>
    <w:qFormat/>
    <w:rsid w:val="003623A7"/>
  </w:style>
  <w:style w:type="character" w:customStyle="1" w:styleId="EstiloUPCCar">
    <w:name w:val="Estilo UPC Car"/>
    <w:basedOn w:val="Fuentedeprrafopredeter"/>
    <w:link w:val="EstiloUPC"/>
    <w:rsid w:val="003623A7"/>
    <w:rPr>
      <w:rFonts w:ascii="Arial" w:hAnsi="Arial"/>
    </w:rPr>
  </w:style>
  <w:style w:type="paragraph" w:customStyle="1" w:styleId="EstiloTesisUPC">
    <w:name w:val="Estilo Tesis UPC"/>
    <w:basedOn w:val="Normal"/>
    <w:link w:val="EstiloTesisUPCCar"/>
    <w:qFormat/>
    <w:rsid w:val="000454E3"/>
  </w:style>
  <w:style w:type="character" w:customStyle="1" w:styleId="EstiloTesisUPCCar">
    <w:name w:val="Estilo Tesis UPC Car"/>
    <w:basedOn w:val="Fuentedeprrafopredeter"/>
    <w:link w:val="EstiloTesisUPC"/>
    <w:rsid w:val="000454E3"/>
    <w:rPr>
      <w:rFonts w:ascii="Times New Roman" w:hAnsi="Times New Roman"/>
      <w:sz w:val="24"/>
    </w:rPr>
  </w:style>
  <w:style w:type="character" w:customStyle="1" w:styleId="Ttulo1Car">
    <w:name w:val="Título 1 Car"/>
    <w:basedOn w:val="Fuentedeprrafopredeter"/>
    <w:link w:val="Ttulo1"/>
    <w:uiPriority w:val="9"/>
    <w:rsid w:val="00696924"/>
    <w:rPr>
      <w:rFonts w:ascii="Times New Roman" w:eastAsiaTheme="majorEastAsia" w:hAnsi="Times New Roman" w:cstheme="majorBidi"/>
      <w:b/>
      <w:caps/>
      <w:color w:val="000000" w:themeColor="text1"/>
      <w:sz w:val="24"/>
      <w:szCs w:val="32"/>
      <w:lang w:val="es-ES"/>
    </w:rPr>
  </w:style>
  <w:style w:type="paragraph" w:styleId="TtuloTDC">
    <w:name w:val="TOC Heading"/>
    <w:basedOn w:val="Ttulo1"/>
    <w:next w:val="Normal"/>
    <w:uiPriority w:val="39"/>
    <w:unhideWhenUsed/>
    <w:qFormat/>
    <w:rsid w:val="00590BA6"/>
    <w:pPr>
      <w:outlineLvl w:val="9"/>
    </w:pPr>
    <w:rPr>
      <w:rFonts w:asciiTheme="majorHAnsi" w:hAnsiTheme="majorHAnsi"/>
      <w:color w:val="2E74B5" w:themeColor="accent1" w:themeShade="BF"/>
      <w:sz w:val="32"/>
      <w:lang w:eastAsia="en-GB"/>
    </w:rPr>
  </w:style>
  <w:style w:type="paragraph" w:styleId="TDC1">
    <w:name w:val="toc 1"/>
    <w:basedOn w:val="Normal"/>
    <w:next w:val="Normal"/>
    <w:autoRedefine/>
    <w:uiPriority w:val="39"/>
    <w:unhideWhenUsed/>
    <w:qFormat/>
    <w:rsid w:val="000A64BC"/>
    <w:pPr>
      <w:spacing w:before="120" w:after="120"/>
      <w:jc w:val="left"/>
    </w:pPr>
    <w:rPr>
      <w:rFonts w:cstheme="minorHAnsi"/>
      <w:b/>
      <w:bCs/>
      <w:caps/>
      <w:szCs w:val="20"/>
    </w:rPr>
  </w:style>
  <w:style w:type="character" w:styleId="Hipervnculo">
    <w:name w:val="Hyperlink"/>
    <w:basedOn w:val="Fuentedeprrafopredeter"/>
    <w:uiPriority w:val="99"/>
    <w:unhideWhenUsed/>
    <w:rsid w:val="00590BA6"/>
    <w:rPr>
      <w:color w:val="0563C1" w:themeColor="hyperlink"/>
      <w:u w:val="single"/>
    </w:rPr>
  </w:style>
  <w:style w:type="character" w:customStyle="1" w:styleId="Ttulo2Car">
    <w:name w:val="Título 2 Car"/>
    <w:basedOn w:val="Fuentedeprrafopredeter"/>
    <w:link w:val="Ttulo2"/>
    <w:uiPriority w:val="9"/>
    <w:rsid w:val="00FC3AD5"/>
    <w:rPr>
      <w:rFonts w:ascii="Times New Roman" w:eastAsiaTheme="majorEastAsia" w:hAnsi="Times New Roman" w:cstheme="majorBidi"/>
      <w:b/>
      <w:bCs/>
      <w:szCs w:val="26"/>
      <w:lang w:val="es-ES"/>
    </w:rPr>
  </w:style>
  <w:style w:type="character" w:customStyle="1" w:styleId="Ttulo3Car">
    <w:name w:val="Título 3 Car"/>
    <w:basedOn w:val="Fuentedeprrafopredeter"/>
    <w:link w:val="Ttulo3"/>
    <w:uiPriority w:val="9"/>
    <w:rsid w:val="0043613D"/>
    <w:rPr>
      <w:rFonts w:ascii="Times New Roman" w:eastAsiaTheme="majorEastAsia" w:hAnsi="Times New Roman" w:cstheme="majorBidi"/>
      <w:b/>
      <w:szCs w:val="24"/>
    </w:rPr>
  </w:style>
  <w:style w:type="paragraph" w:styleId="Prrafodelista">
    <w:name w:val="List Paragraph"/>
    <w:basedOn w:val="Normal"/>
    <w:uiPriority w:val="34"/>
    <w:qFormat/>
    <w:rsid w:val="001D08EB"/>
    <w:pPr>
      <w:ind w:left="720"/>
      <w:contextualSpacing/>
    </w:pPr>
  </w:style>
  <w:style w:type="character" w:customStyle="1" w:styleId="Ttulo4Car">
    <w:name w:val="Título 4 Car"/>
    <w:basedOn w:val="Fuentedeprrafopredeter"/>
    <w:link w:val="Ttulo4"/>
    <w:uiPriority w:val="9"/>
    <w:rsid w:val="00963CF3"/>
    <w:rPr>
      <w:rFonts w:ascii="Times New Roman" w:eastAsiaTheme="majorEastAsia" w:hAnsi="Times New Roman" w:cstheme="majorBidi"/>
      <w:iCs/>
      <w:color w:val="000000" w:themeColor="text1"/>
      <w:sz w:val="24"/>
    </w:rPr>
  </w:style>
  <w:style w:type="character" w:customStyle="1" w:styleId="Ttulo5Car">
    <w:name w:val="Título 5 Car"/>
    <w:basedOn w:val="Fuentedeprrafopredeter"/>
    <w:link w:val="Ttulo5"/>
    <w:uiPriority w:val="9"/>
    <w:rsid w:val="00963CF3"/>
    <w:rPr>
      <w:rFonts w:ascii="Times New Roman" w:eastAsiaTheme="majorEastAsia" w:hAnsi="Times New Roman" w:cstheme="majorBidi"/>
      <w:color w:val="000000" w:themeColor="text1"/>
      <w:sz w:val="24"/>
    </w:rPr>
  </w:style>
  <w:style w:type="character" w:customStyle="1" w:styleId="Ttulo6Car">
    <w:name w:val="Título 6 Car"/>
    <w:basedOn w:val="Fuentedeprrafopredeter"/>
    <w:link w:val="Ttulo6"/>
    <w:uiPriority w:val="9"/>
    <w:rsid w:val="00371F3D"/>
    <w:rPr>
      <w:rFonts w:ascii="Times New Roman" w:eastAsiaTheme="majorEastAsia" w:hAnsi="Times New Roman" w:cstheme="majorBidi"/>
      <w:sz w:val="24"/>
    </w:rPr>
  </w:style>
  <w:style w:type="character" w:customStyle="1" w:styleId="Ttulo7Car">
    <w:name w:val="Título 7 Car"/>
    <w:basedOn w:val="Fuentedeprrafopredeter"/>
    <w:link w:val="Ttulo7"/>
    <w:uiPriority w:val="9"/>
    <w:rsid w:val="00371F3D"/>
    <w:rPr>
      <w:rFonts w:ascii="Times New Roman" w:eastAsiaTheme="majorEastAsia" w:hAnsi="Times New Roman" w:cstheme="majorBidi"/>
      <w:iCs/>
      <w:sz w:val="24"/>
    </w:rPr>
  </w:style>
  <w:style w:type="character" w:customStyle="1" w:styleId="Ttulo8Car">
    <w:name w:val="Título 8 Car"/>
    <w:basedOn w:val="Fuentedeprrafopredeter"/>
    <w:link w:val="Ttulo8"/>
    <w:uiPriority w:val="9"/>
    <w:rsid w:val="006A5257"/>
    <w:rPr>
      <w:rFonts w:ascii="Times New Roman" w:eastAsiaTheme="majorEastAsia" w:hAnsi="Times New Roman" w:cstheme="majorBidi"/>
      <w:color w:val="272727" w:themeColor="text1" w:themeTint="D8"/>
      <w:sz w:val="24"/>
      <w:szCs w:val="21"/>
    </w:rPr>
  </w:style>
  <w:style w:type="character" w:customStyle="1" w:styleId="Ttulo9Car">
    <w:name w:val="Título 9 Car"/>
    <w:basedOn w:val="Fuentedeprrafopredeter"/>
    <w:link w:val="Ttulo9"/>
    <w:uiPriority w:val="9"/>
    <w:rsid w:val="00D32740"/>
    <w:rPr>
      <w:rFonts w:ascii="Times New Roman" w:eastAsiaTheme="majorEastAsia" w:hAnsi="Times New Roman" w:cstheme="majorBidi"/>
      <w:iCs/>
      <w:color w:val="272727" w:themeColor="text1" w:themeTint="D8"/>
      <w:sz w:val="24"/>
      <w:szCs w:val="21"/>
    </w:rPr>
  </w:style>
  <w:style w:type="paragraph" w:styleId="TDC2">
    <w:name w:val="toc 2"/>
    <w:basedOn w:val="Normal"/>
    <w:next w:val="Normal"/>
    <w:autoRedefine/>
    <w:uiPriority w:val="39"/>
    <w:unhideWhenUsed/>
    <w:rsid w:val="00682C00"/>
    <w:pPr>
      <w:spacing w:after="0"/>
      <w:ind w:left="240"/>
      <w:jc w:val="left"/>
    </w:pPr>
    <w:rPr>
      <w:rFonts w:cstheme="minorHAnsi"/>
      <w:smallCaps/>
      <w:szCs w:val="20"/>
    </w:rPr>
  </w:style>
  <w:style w:type="paragraph" w:styleId="TDC3">
    <w:name w:val="toc 3"/>
    <w:basedOn w:val="Normal"/>
    <w:next w:val="Normal"/>
    <w:autoRedefine/>
    <w:uiPriority w:val="39"/>
    <w:unhideWhenUsed/>
    <w:qFormat/>
    <w:rsid w:val="00682C00"/>
    <w:pPr>
      <w:spacing w:after="0"/>
      <w:ind w:left="480"/>
      <w:jc w:val="left"/>
    </w:pPr>
    <w:rPr>
      <w:rFonts w:cstheme="minorHAnsi"/>
      <w:iCs/>
      <w:szCs w:val="20"/>
    </w:rPr>
  </w:style>
  <w:style w:type="paragraph" w:styleId="TDC4">
    <w:name w:val="toc 4"/>
    <w:basedOn w:val="Normal"/>
    <w:next w:val="Normal"/>
    <w:autoRedefine/>
    <w:uiPriority w:val="39"/>
    <w:unhideWhenUsed/>
    <w:qFormat/>
    <w:rsid w:val="00682C00"/>
    <w:pPr>
      <w:spacing w:after="0"/>
      <w:ind w:left="720"/>
      <w:jc w:val="left"/>
    </w:pPr>
    <w:rPr>
      <w:rFonts w:cstheme="minorHAnsi"/>
      <w:szCs w:val="18"/>
    </w:rPr>
  </w:style>
  <w:style w:type="paragraph" w:styleId="TDC5">
    <w:name w:val="toc 5"/>
    <w:basedOn w:val="Normal"/>
    <w:next w:val="Normal"/>
    <w:autoRedefine/>
    <w:uiPriority w:val="39"/>
    <w:unhideWhenUsed/>
    <w:rsid w:val="00B61A8A"/>
    <w:pPr>
      <w:spacing w:after="0"/>
      <w:ind w:left="960"/>
      <w:jc w:val="left"/>
    </w:pPr>
    <w:rPr>
      <w:rFonts w:asciiTheme="minorHAnsi" w:hAnsiTheme="minorHAnsi" w:cstheme="minorHAnsi"/>
      <w:sz w:val="18"/>
      <w:szCs w:val="18"/>
    </w:rPr>
  </w:style>
  <w:style w:type="paragraph" w:styleId="Textonotaalfinal">
    <w:name w:val="endnote text"/>
    <w:basedOn w:val="Normal"/>
    <w:link w:val="TextonotaalfinalCar"/>
    <w:uiPriority w:val="99"/>
    <w:semiHidden/>
    <w:unhideWhenUsed/>
    <w:rsid w:val="00CD6B41"/>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D6B41"/>
    <w:rPr>
      <w:rFonts w:ascii="Times New Roman" w:hAnsi="Times New Roman"/>
      <w:sz w:val="20"/>
      <w:szCs w:val="20"/>
    </w:rPr>
  </w:style>
  <w:style w:type="character" w:styleId="Refdenotaalfinal">
    <w:name w:val="endnote reference"/>
    <w:basedOn w:val="Fuentedeprrafopredeter"/>
    <w:uiPriority w:val="99"/>
    <w:semiHidden/>
    <w:unhideWhenUsed/>
    <w:rsid w:val="00CD6B41"/>
    <w:rPr>
      <w:vertAlign w:val="superscript"/>
    </w:rPr>
  </w:style>
  <w:style w:type="paragraph" w:styleId="TDC6">
    <w:name w:val="toc 6"/>
    <w:basedOn w:val="Normal"/>
    <w:next w:val="Normal"/>
    <w:autoRedefine/>
    <w:uiPriority w:val="39"/>
    <w:unhideWhenUsed/>
    <w:rsid w:val="00645878"/>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645878"/>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645878"/>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645878"/>
    <w:pPr>
      <w:spacing w:after="0"/>
      <w:ind w:left="1920"/>
      <w:jc w:val="left"/>
    </w:pPr>
    <w:rPr>
      <w:rFonts w:asciiTheme="minorHAnsi" w:hAnsiTheme="minorHAnsi" w:cstheme="minorHAnsi"/>
      <w:sz w:val="18"/>
      <w:szCs w:val="18"/>
    </w:rPr>
  </w:style>
  <w:style w:type="paragraph" w:styleId="Encabezado">
    <w:name w:val="header"/>
    <w:basedOn w:val="Normal"/>
    <w:link w:val="EncabezadoCar"/>
    <w:uiPriority w:val="99"/>
    <w:unhideWhenUsed/>
    <w:rsid w:val="00176837"/>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176837"/>
    <w:rPr>
      <w:rFonts w:ascii="Times New Roman" w:hAnsi="Times New Roman"/>
      <w:sz w:val="24"/>
    </w:rPr>
  </w:style>
  <w:style w:type="paragraph" w:styleId="Piedepgina">
    <w:name w:val="footer"/>
    <w:basedOn w:val="Normal"/>
    <w:link w:val="PiedepginaCar"/>
    <w:uiPriority w:val="99"/>
    <w:unhideWhenUsed/>
    <w:rsid w:val="00176837"/>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176837"/>
    <w:rPr>
      <w:rFonts w:ascii="Times New Roman" w:hAnsi="Times New Roman"/>
      <w:sz w:val="24"/>
    </w:rPr>
  </w:style>
  <w:style w:type="paragraph" w:customStyle="1" w:styleId="Figuras">
    <w:name w:val="Figuras"/>
    <w:basedOn w:val="Normal"/>
    <w:link w:val="FigurasCar"/>
    <w:qFormat/>
    <w:rsid w:val="005B6919"/>
    <w:rPr>
      <w:lang w:val="es-ES"/>
    </w:rPr>
  </w:style>
  <w:style w:type="character" w:customStyle="1" w:styleId="FigurasCar">
    <w:name w:val="Figuras Car"/>
    <w:basedOn w:val="Fuentedeprrafopredeter"/>
    <w:link w:val="Figuras"/>
    <w:rsid w:val="005B6919"/>
    <w:rPr>
      <w:rFonts w:ascii="Times New Roman" w:hAnsi="Times New Roman"/>
      <w:sz w:val="24"/>
      <w:lang w:val="es-ES"/>
    </w:rPr>
  </w:style>
  <w:style w:type="paragraph" w:styleId="Tabladeilustraciones">
    <w:name w:val="table of figures"/>
    <w:basedOn w:val="Normal"/>
    <w:next w:val="Normal"/>
    <w:uiPriority w:val="99"/>
    <w:semiHidden/>
    <w:unhideWhenUsed/>
    <w:rsid w:val="005B6919"/>
    <w:pPr>
      <w:spacing w:after="0"/>
    </w:pPr>
  </w:style>
  <w:style w:type="character" w:styleId="Refdecomentario">
    <w:name w:val="annotation reference"/>
    <w:basedOn w:val="Fuentedeprrafopredeter"/>
    <w:uiPriority w:val="99"/>
    <w:semiHidden/>
    <w:unhideWhenUsed/>
    <w:rsid w:val="001E5969"/>
    <w:rPr>
      <w:sz w:val="16"/>
      <w:szCs w:val="16"/>
    </w:rPr>
  </w:style>
  <w:style w:type="paragraph" w:styleId="Textocomentario">
    <w:name w:val="annotation text"/>
    <w:basedOn w:val="Normal"/>
    <w:link w:val="TextocomentarioCar"/>
    <w:uiPriority w:val="99"/>
    <w:semiHidden/>
    <w:unhideWhenUsed/>
    <w:rsid w:val="001E596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E5969"/>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1E5969"/>
    <w:rPr>
      <w:b/>
      <w:bCs/>
    </w:rPr>
  </w:style>
  <w:style w:type="character" w:customStyle="1" w:styleId="AsuntodelcomentarioCar">
    <w:name w:val="Asunto del comentario Car"/>
    <w:basedOn w:val="TextocomentarioCar"/>
    <w:link w:val="Asuntodelcomentario"/>
    <w:uiPriority w:val="99"/>
    <w:semiHidden/>
    <w:rsid w:val="001E5969"/>
    <w:rPr>
      <w:rFonts w:ascii="Times New Roman" w:hAnsi="Times New Roman"/>
      <w:b/>
      <w:bCs/>
      <w:sz w:val="20"/>
      <w:szCs w:val="20"/>
    </w:rPr>
  </w:style>
  <w:style w:type="paragraph" w:styleId="Textodeglobo">
    <w:name w:val="Balloon Text"/>
    <w:basedOn w:val="Normal"/>
    <w:link w:val="TextodegloboCar"/>
    <w:uiPriority w:val="99"/>
    <w:semiHidden/>
    <w:unhideWhenUsed/>
    <w:rsid w:val="001E596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E5969"/>
    <w:rPr>
      <w:rFonts w:ascii="Segoe UI" w:hAnsi="Segoe UI" w:cs="Segoe UI"/>
      <w:sz w:val="18"/>
      <w:szCs w:val="18"/>
    </w:rPr>
  </w:style>
  <w:style w:type="character" w:styleId="Mencinsinresolver">
    <w:name w:val="Unresolved Mention"/>
    <w:basedOn w:val="Fuentedeprrafopredeter"/>
    <w:uiPriority w:val="99"/>
    <w:semiHidden/>
    <w:unhideWhenUsed/>
    <w:rsid w:val="009F20FB"/>
    <w:rPr>
      <w:color w:val="605E5C"/>
      <w:shd w:val="clear" w:color="auto" w:fill="E1DFDD"/>
    </w:rPr>
  </w:style>
  <w:style w:type="table" w:styleId="Tablaconcuadrcula">
    <w:name w:val="Table Grid"/>
    <w:basedOn w:val="Tablanormal"/>
    <w:uiPriority w:val="39"/>
    <w:rsid w:val="000C01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D604C0"/>
    <w:pPr>
      <w:spacing w:after="200" w:line="240" w:lineRule="auto"/>
    </w:pPr>
    <w:rPr>
      <w:i/>
      <w:iCs/>
      <w:color w:val="44546A" w:themeColor="text2"/>
      <w:sz w:val="18"/>
      <w:szCs w:val="18"/>
    </w:rPr>
  </w:style>
  <w:style w:type="character" w:styleId="Hipervnculovisitado">
    <w:name w:val="FollowedHyperlink"/>
    <w:basedOn w:val="Fuentedeprrafopredeter"/>
    <w:uiPriority w:val="99"/>
    <w:semiHidden/>
    <w:unhideWhenUsed/>
    <w:rsid w:val="003E666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368248">
      <w:bodyDiv w:val="1"/>
      <w:marLeft w:val="0"/>
      <w:marRight w:val="0"/>
      <w:marTop w:val="0"/>
      <w:marBottom w:val="0"/>
      <w:divBdr>
        <w:top w:val="none" w:sz="0" w:space="0" w:color="auto"/>
        <w:left w:val="none" w:sz="0" w:space="0" w:color="auto"/>
        <w:bottom w:val="none" w:sz="0" w:space="0" w:color="auto"/>
        <w:right w:val="none" w:sz="0" w:space="0" w:color="auto"/>
      </w:divBdr>
    </w:div>
    <w:div w:id="241064785">
      <w:bodyDiv w:val="1"/>
      <w:marLeft w:val="0"/>
      <w:marRight w:val="0"/>
      <w:marTop w:val="0"/>
      <w:marBottom w:val="0"/>
      <w:divBdr>
        <w:top w:val="none" w:sz="0" w:space="0" w:color="auto"/>
        <w:left w:val="none" w:sz="0" w:space="0" w:color="auto"/>
        <w:bottom w:val="none" w:sz="0" w:space="0" w:color="auto"/>
        <w:right w:val="none" w:sz="0" w:space="0" w:color="auto"/>
      </w:divBdr>
      <w:divsChild>
        <w:div w:id="707029907">
          <w:marLeft w:val="750"/>
          <w:marRight w:val="750"/>
          <w:marTop w:val="0"/>
          <w:marBottom w:val="0"/>
          <w:divBdr>
            <w:top w:val="none" w:sz="0" w:space="0" w:color="auto"/>
            <w:left w:val="none" w:sz="0" w:space="0" w:color="auto"/>
            <w:bottom w:val="none" w:sz="0" w:space="0" w:color="auto"/>
            <w:right w:val="none" w:sz="0" w:space="0" w:color="auto"/>
          </w:divBdr>
        </w:div>
      </w:divsChild>
    </w:div>
    <w:div w:id="495655625">
      <w:bodyDiv w:val="1"/>
      <w:marLeft w:val="0"/>
      <w:marRight w:val="0"/>
      <w:marTop w:val="0"/>
      <w:marBottom w:val="0"/>
      <w:divBdr>
        <w:top w:val="none" w:sz="0" w:space="0" w:color="auto"/>
        <w:left w:val="none" w:sz="0" w:space="0" w:color="auto"/>
        <w:bottom w:val="none" w:sz="0" w:space="0" w:color="auto"/>
        <w:right w:val="none" w:sz="0" w:space="0" w:color="auto"/>
      </w:divBdr>
    </w:div>
    <w:div w:id="723795979">
      <w:bodyDiv w:val="1"/>
      <w:marLeft w:val="0"/>
      <w:marRight w:val="0"/>
      <w:marTop w:val="0"/>
      <w:marBottom w:val="0"/>
      <w:divBdr>
        <w:top w:val="none" w:sz="0" w:space="0" w:color="auto"/>
        <w:left w:val="none" w:sz="0" w:space="0" w:color="auto"/>
        <w:bottom w:val="none" w:sz="0" w:space="0" w:color="auto"/>
        <w:right w:val="none" w:sz="0" w:space="0" w:color="auto"/>
      </w:divBdr>
    </w:div>
    <w:div w:id="794952540">
      <w:bodyDiv w:val="1"/>
      <w:marLeft w:val="0"/>
      <w:marRight w:val="0"/>
      <w:marTop w:val="0"/>
      <w:marBottom w:val="0"/>
      <w:divBdr>
        <w:top w:val="none" w:sz="0" w:space="0" w:color="auto"/>
        <w:left w:val="none" w:sz="0" w:space="0" w:color="auto"/>
        <w:bottom w:val="none" w:sz="0" w:space="0" w:color="auto"/>
        <w:right w:val="none" w:sz="0" w:space="0" w:color="auto"/>
      </w:divBdr>
    </w:div>
    <w:div w:id="972953261">
      <w:bodyDiv w:val="1"/>
      <w:marLeft w:val="0"/>
      <w:marRight w:val="0"/>
      <w:marTop w:val="0"/>
      <w:marBottom w:val="0"/>
      <w:divBdr>
        <w:top w:val="none" w:sz="0" w:space="0" w:color="auto"/>
        <w:left w:val="none" w:sz="0" w:space="0" w:color="auto"/>
        <w:bottom w:val="none" w:sz="0" w:space="0" w:color="auto"/>
        <w:right w:val="none" w:sz="0" w:space="0" w:color="auto"/>
      </w:divBdr>
    </w:div>
    <w:div w:id="1024212280">
      <w:bodyDiv w:val="1"/>
      <w:marLeft w:val="0"/>
      <w:marRight w:val="0"/>
      <w:marTop w:val="0"/>
      <w:marBottom w:val="0"/>
      <w:divBdr>
        <w:top w:val="none" w:sz="0" w:space="0" w:color="auto"/>
        <w:left w:val="none" w:sz="0" w:space="0" w:color="auto"/>
        <w:bottom w:val="none" w:sz="0" w:space="0" w:color="auto"/>
        <w:right w:val="none" w:sz="0" w:space="0" w:color="auto"/>
      </w:divBdr>
    </w:div>
    <w:div w:id="1244411322">
      <w:bodyDiv w:val="1"/>
      <w:marLeft w:val="0"/>
      <w:marRight w:val="0"/>
      <w:marTop w:val="0"/>
      <w:marBottom w:val="0"/>
      <w:divBdr>
        <w:top w:val="none" w:sz="0" w:space="0" w:color="auto"/>
        <w:left w:val="none" w:sz="0" w:space="0" w:color="auto"/>
        <w:bottom w:val="none" w:sz="0" w:space="0" w:color="auto"/>
        <w:right w:val="none" w:sz="0" w:space="0" w:color="auto"/>
      </w:divBdr>
    </w:div>
    <w:div w:id="1264148988">
      <w:bodyDiv w:val="1"/>
      <w:marLeft w:val="0"/>
      <w:marRight w:val="0"/>
      <w:marTop w:val="0"/>
      <w:marBottom w:val="0"/>
      <w:divBdr>
        <w:top w:val="none" w:sz="0" w:space="0" w:color="auto"/>
        <w:left w:val="none" w:sz="0" w:space="0" w:color="auto"/>
        <w:bottom w:val="none" w:sz="0" w:space="0" w:color="auto"/>
        <w:right w:val="none" w:sz="0" w:space="0" w:color="auto"/>
      </w:divBdr>
    </w:div>
    <w:div w:id="1462261685">
      <w:bodyDiv w:val="1"/>
      <w:marLeft w:val="0"/>
      <w:marRight w:val="0"/>
      <w:marTop w:val="0"/>
      <w:marBottom w:val="0"/>
      <w:divBdr>
        <w:top w:val="none" w:sz="0" w:space="0" w:color="auto"/>
        <w:left w:val="none" w:sz="0" w:space="0" w:color="auto"/>
        <w:bottom w:val="none" w:sz="0" w:space="0" w:color="auto"/>
        <w:right w:val="none" w:sz="0" w:space="0" w:color="auto"/>
      </w:divBdr>
    </w:div>
    <w:div w:id="1550190604">
      <w:bodyDiv w:val="1"/>
      <w:marLeft w:val="0"/>
      <w:marRight w:val="0"/>
      <w:marTop w:val="0"/>
      <w:marBottom w:val="0"/>
      <w:divBdr>
        <w:top w:val="none" w:sz="0" w:space="0" w:color="auto"/>
        <w:left w:val="none" w:sz="0" w:space="0" w:color="auto"/>
        <w:bottom w:val="none" w:sz="0" w:space="0" w:color="auto"/>
        <w:right w:val="none" w:sz="0" w:space="0" w:color="auto"/>
      </w:divBdr>
    </w:div>
    <w:div w:id="1558397025">
      <w:bodyDiv w:val="1"/>
      <w:marLeft w:val="0"/>
      <w:marRight w:val="0"/>
      <w:marTop w:val="0"/>
      <w:marBottom w:val="0"/>
      <w:divBdr>
        <w:top w:val="none" w:sz="0" w:space="0" w:color="auto"/>
        <w:left w:val="none" w:sz="0" w:space="0" w:color="auto"/>
        <w:bottom w:val="none" w:sz="0" w:space="0" w:color="auto"/>
        <w:right w:val="none" w:sz="0" w:space="0" w:color="auto"/>
      </w:divBdr>
    </w:div>
    <w:div w:id="1798134508">
      <w:bodyDiv w:val="1"/>
      <w:marLeft w:val="0"/>
      <w:marRight w:val="0"/>
      <w:marTop w:val="0"/>
      <w:marBottom w:val="0"/>
      <w:divBdr>
        <w:top w:val="none" w:sz="0" w:space="0" w:color="auto"/>
        <w:left w:val="none" w:sz="0" w:space="0" w:color="auto"/>
        <w:bottom w:val="none" w:sz="0" w:space="0" w:color="auto"/>
        <w:right w:val="none" w:sz="0" w:space="0" w:color="auto"/>
      </w:divBdr>
    </w:div>
    <w:div w:id="1814252472">
      <w:bodyDiv w:val="1"/>
      <w:marLeft w:val="0"/>
      <w:marRight w:val="0"/>
      <w:marTop w:val="0"/>
      <w:marBottom w:val="0"/>
      <w:divBdr>
        <w:top w:val="none" w:sz="0" w:space="0" w:color="auto"/>
        <w:left w:val="none" w:sz="0" w:space="0" w:color="auto"/>
        <w:bottom w:val="none" w:sz="0" w:space="0" w:color="auto"/>
        <w:right w:val="none" w:sz="0" w:space="0" w:color="auto"/>
      </w:divBdr>
    </w:div>
    <w:div w:id="1981380657">
      <w:bodyDiv w:val="1"/>
      <w:marLeft w:val="0"/>
      <w:marRight w:val="0"/>
      <w:marTop w:val="0"/>
      <w:marBottom w:val="0"/>
      <w:divBdr>
        <w:top w:val="none" w:sz="0" w:space="0" w:color="auto"/>
        <w:left w:val="none" w:sz="0" w:space="0" w:color="auto"/>
        <w:bottom w:val="none" w:sz="0" w:space="0" w:color="auto"/>
        <w:right w:val="none" w:sz="0" w:space="0" w:color="auto"/>
      </w:divBdr>
    </w:div>
    <w:div w:id="2015110889">
      <w:bodyDiv w:val="1"/>
      <w:marLeft w:val="0"/>
      <w:marRight w:val="0"/>
      <w:marTop w:val="0"/>
      <w:marBottom w:val="0"/>
      <w:divBdr>
        <w:top w:val="none" w:sz="0" w:space="0" w:color="auto"/>
        <w:left w:val="none" w:sz="0" w:space="0" w:color="auto"/>
        <w:bottom w:val="none" w:sz="0" w:space="0" w:color="auto"/>
        <w:right w:val="none" w:sz="0" w:space="0" w:color="auto"/>
      </w:divBdr>
    </w:div>
    <w:div w:id="2082484845">
      <w:bodyDiv w:val="1"/>
      <w:marLeft w:val="0"/>
      <w:marRight w:val="0"/>
      <w:marTop w:val="0"/>
      <w:marBottom w:val="0"/>
      <w:divBdr>
        <w:top w:val="none" w:sz="0" w:space="0" w:color="auto"/>
        <w:left w:val="none" w:sz="0" w:space="0" w:color="auto"/>
        <w:bottom w:val="none" w:sz="0" w:space="0" w:color="auto"/>
        <w:right w:val="none" w:sz="0" w:space="0" w:color="auto"/>
      </w:divBdr>
    </w:div>
    <w:div w:id="21389863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styles" Target="styles.xml"/><Relationship Id="rId21"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hyperlink" Target="https://punku.osiptel.gob.pe/" TargetMode="External"/><Relationship Id="rId17" Type="http://schemas.openxmlformats.org/officeDocument/2006/relationships/hyperlink" Target="https://www.entel.pe/wp-content/uploads/2021/06/sostenibilidad-reporte-2020-pdf.pdf" TargetMode="External"/><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omments" Target="comment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entel.pe/personas/informacion-corporativa/" TargetMode="External"/><Relationship Id="rId5" Type="http://schemas.openxmlformats.org/officeDocument/2006/relationships/webSettings" Target="webSettings.xml"/><Relationship Id="rId15" Type="http://schemas.openxmlformats.org/officeDocument/2006/relationships/hyperlink" Target="http://www.comparatel.pe" TargetMode="External"/><Relationship Id="rId23" Type="http://schemas.microsoft.com/office/2018/08/relationships/commentsExtensible" Target="commentsExtensible.xm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www.entel.pe/personas/informacion-corporativ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facebook.com/OsiptelOficial/photos/1585052828365055" TargetMode="External"/><Relationship Id="rId22" Type="http://schemas.microsoft.com/office/2016/09/relationships/commentsIds" Target="commentsIds.xml"/><Relationship Id="rId27" Type="http://schemas.microsoft.com/office/2011/relationships/people" Target="peop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478DB1-7DF0-4728-9CDB-2DD1357CF8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26</Pages>
  <Words>7540</Words>
  <Characters>41471</Characters>
  <Application>Microsoft Office Word</Application>
  <DocSecurity>0</DocSecurity>
  <Lines>345</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Libio Huaroto Pajuelo</dc:creator>
  <cp:keywords/>
  <dc:description/>
  <cp:lastModifiedBy>Cindy Mendoza Ibarra</cp:lastModifiedBy>
  <cp:revision>2</cp:revision>
  <dcterms:created xsi:type="dcterms:W3CDTF">2021-07-15T04:01:00Z</dcterms:created>
  <dcterms:modified xsi:type="dcterms:W3CDTF">2021-07-15T04:01:00Z</dcterms:modified>
</cp:coreProperties>
</file>